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69F2E" w14:textId="18CB0FAA" w:rsidR="00BB3651" w:rsidRDefault="00503823" w:rsidP="00BB3651">
      <w:pPr>
        <w:pStyle w:val="TF-TTULOTCC"/>
      </w:pPr>
      <w:r>
        <w:t>Driver vr</w:t>
      </w:r>
      <w:del w:id="0" w:author="Dalton Solano dos Reis" w:date="2025-06-28T19:03:00Z" w16du:dateUtc="2025-06-28T22:03:00Z">
        <w:r w:rsidR="00BB3651" w:rsidDel="00781F23">
          <w:delText xml:space="preserve"> – BCC</w:delText>
        </w:r>
      </w:del>
    </w:p>
    <w:p w14:paraId="6305AA89" w14:textId="0CDC5269" w:rsidR="00BB3651" w:rsidRDefault="00503823" w:rsidP="005E4D96">
      <w:pPr>
        <w:pStyle w:val="TF-AUTORES"/>
        <w:rPr>
          <w:b w:val="0"/>
          <w:lang w:val="pt-BR"/>
        </w:rPr>
      </w:pPr>
      <w:r>
        <w:rPr>
          <w:lang w:val="pt-BR"/>
        </w:rPr>
        <w:t>Vítor Gabriel Eduardo</w:t>
      </w:r>
      <w:r w:rsidR="005E4D96" w:rsidRPr="0039084B">
        <w:rPr>
          <w:lang w:val="pt-BR"/>
        </w:rPr>
        <w:t xml:space="preserve">, </w:t>
      </w:r>
      <w:r w:rsidRPr="00503823">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5D458358" w:rsidR="00EC5071" w:rsidRPr="00EC5071" w:rsidRDefault="00503823" w:rsidP="00EC5071">
      <w:pPr>
        <w:pStyle w:val="TF-EMAIL"/>
      </w:pPr>
      <w:r>
        <w:t>veduardo</w:t>
      </w:r>
      <w:r w:rsidR="00EC5071">
        <w:t>@furb.br</w:t>
      </w:r>
      <w:r w:rsidR="00EC5071" w:rsidRPr="00EC5071">
        <w:t xml:space="preserve">, </w:t>
      </w:r>
      <w:r w:rsidR="00D557D2">
        <w:t>dalton</w:t>
      </w:r>
      <w:r w:rsidR="00EC5071">
        <w:t>@furb.br</w:t>
      </w:r>
    </w:p>
    <w:p w14:paraId="0BBDE8E3" w14:textId="554626BA" w:rsidR="00F255FC" w:rsidRPr="005E4D96" w:rsidRDefault="005E4D96" w:rsidP="005E4D96">
      <w:pPr>
        <w:pStyle w:val="TF-RESUMO"/>
      </w:pPr>
      <w:r w:rsidRPr="005E4D96">
        <w:rPr>
          <w:b/>
        </w:rPr>
        <w:t>Resumo:</w:t>
      </w:r>
      <w:r>
        <w:t xml:space="preserve"> </w:t>
      </w:r>
      <w:r w:rsidR="00AC3F2B">
        <w:t>Este artigo apresenta o desenvolvimento de um jogo em realidade virtual imersiva</w:t>
      </w:r>
      <w:r w:rsidR="00E66C63">
        <w:t xml:space="preserve">, que tem como objetivo ensinar enquanto diverte. O jogo foi desenvolvido usando Unity e linguagem de programação C# com a ferramenta Visual Studio. O jogo busca </w:t>
      </w:r>
      <w:r w:rsidR="00FD6712">
        <w:t xml:space="preserve">por meio da diversão trazer aprendizado sobre direção e trânsito, para diversos públicos diminuindo os acidentes nas estradas. </w:t>
      </w:r>
      <w:r w:rsidR="00E66C63">
        <w:t xml:space="preserve">Foram utilizados, o Meta Quest 2 e um conjunto Logitech </w:t>
      </w:r>
      <w:ins w:id="1" w:author="Dalton Solano dos Reis" w:date="2025-06-28T19:04:00Z" w16du:dateUtc="2025-06-28T22:04:00Z">
        <w:r w:rsidR="00781F23">
          <w:t xml:space="preserve">G29 </w:t>
        </w:r>
      </w:ins>
      <w:r w:rsidR="00E66C63">
        <w:t>com volante, pedais e marcha para aumentar a imersão.</w:t>
      </w:r>
      <w:r w:rsidR="00FD6712">
        <w:t xml:space="preserve"> Para os testes participaram pessoas com algum contato com realidade virtual imersiva e condução de veículo com intuito de validar a imersão e mimetização do ambiente real. Os resultados mostram que a sensação de dirigir e os modos de terreno de terra e molhado, são satisfatórios trazendo imersão dentro do ambiente virtual. Contudo foi verificado a necessidade de um sistema de pontuação e mais orientações </w:t>
      </w:r>
      <w:r w:rsidR="00940D14">
        <w:t xml:space="preserve">para guiar o usuário e </w:t>
      </w:r>
      <w:r w:rsidR="00FD6712">
        <w:t>instruções de direção</w:t>
      </w:r>
      <w:r w:rsidR="00940D14">
        <w:t xml:space="preserve"> do veículo.</w:t>
      </w:r>
    </w:p>
    <w:p w14:paraId="0F9BF9BA" w14:textId="645EF9F7" w:rsidR="00F255FC" w:rsidRPr="002879A7" w:rsidRDefault="00F255FC" w:rsidP="002879A7">
      <w:pPr>
        <w:pStyle w:val="TF-PALAVRASCHAVE"/>
      </w:pPr>
      <w:r w:rsidRPr="002879A7">
        <w:rPr>
          <w:b/>
        </w:rPr>
        <w:t>Palavras-chave</w:t>
      </w:r>
      <w:r w:rsidRPr="002879A7">
        <w:t>:</w:t>
      </w:r>
      <w:r w:rsidR="00D557D2">
        <w:t xml:space="preserve"> Simulador de </w:t>
      </w:r>
      <w:r w:rsidR="00AC3F2B">
        <w:t>d</w:t>
      </w:r>
      <w:r w:rsidR="00D557D2">
        <w:t xml:space="preserve">ireção. Trânsito. Jogos educativos. Realidade </w:t>
      </w:r>
      <w:r w:rsidR="00AC3F2B">
        <w:t>v</w:t>
      </w:r>
      <w:r w:rsidR="00D557D2">
        <w:t>irtual</w:t>
      </w:r>
      <w:r w:rsidR="00AC3F2B">
        <w:t xml:space="preserve"> imersiva</w:t>
      </w:r>
      <w:r w:rsidRPr="002879A7">
        <w:t>.</w:t>
      </w:r>
    </w:p>
    <w:p w14:paraId="6DC7FCF4" w14:textId="77777777" w:rsidR="00D804E0" w:rsidRDefault="00F255FC" w:rsidP="00C211BE">
      <w:pPr>
        <w:pStyle w:val="Ttulo1"/>
      </w:pPr>
      <w:bookmarkStart w:id="2" w:name="_Toc511928422"/>
      <w:bookmarkStart w:id="3" w:name="_Toc420723208"/>
      <w:bookmarkStart w:id="4" w:name="_Toc482682369"/>
      <w:bookmarkStart w:id="5" w:name="_Toc54164903"/>
      <w:bookmarkStart w:id="6" w:name="_Toc54165663"/>
      <w:bookmarkStart w:id="7" w:name="_Toc54169315"/>
      <w:bookmarkStart w:id="8" w:name="_Toc96347419"/>
      <w:bookmarkStart w:id="9" w:name="_Toc96357709"/>
      <w:bookmarkStart w:id="10" w:name="_Toc96491849"/>
      <w:r w:rsidRPr="00D804E0">
        <w:t>Introdução</w:t>
      </w:r>
      <w:bookmarkEnd w:id="2"/>
    </w:p>
    <w:p w14:paraId="2A123AE4" w14:textId="3720DB13" w:rsidR="00503823" w:rsidRDefault="00503823" w:rsidP="00503823">
      <w:pPr>
        <w:pStyle w:val="TF-TEXTO"/>
      </w:pPr>
      <w:bookmarkStart w:id="11" w:name="_Toc54164913"/>
      <w:bookmarkStart w:id="12" w:name="_Toc54165667"/>
      <w:bookmarkStart w:id="13" w:name="_Toc54169325"/>
      <w:bookmarkStart w:id="14" w:name="_Toc96347431"/>
      <w:bookmarkStart w:id="15" w:name="_Toc96357715"/>
      <w:bookmarkStart w:id="16" w:name="_Toc96491858"/>
      <w:bookmarkStart w:id="17" w:name="_Toc511928431"/>
      <w:bookmarkStart w:id="18" w:name="_Toc419598587"/>
      <w:bookmarkEnd w:id="3"/>
      <w:bookmarkEnd w:id="4"/>
      <w:bookmarkEnd w:id="5"/>
      <w:bookmarkEnd w:id="6"/>
      <w:bookmarkEnd w:id="7"/>
      <w:bookmarkEnd w:id="8"/>
      <w:bookmarkEnd w:id="9"/>
      <w:bookmarkEnd w:id="10"/>
      <w:r w:rsidRPr="00F35CFF">
        <w:t xml:space="preserve">O trânsito é um elemento presente direta ou indiretamente na vida de todos sendo muito importante para a sociedade como um todo. Como aponta </w:t>
      </w:r>
      <w:r>
        <w:t xml:space="preserve">o </w:t>
      </w:r>
      <w:r w:rsidRPr="001029B2">
        <w:t>OMS</w:t>
      </w:r>
      <w:r>
        <w:t>,</w:t>
      </w:r>
      <w:r w:rsidRPr="001029B2">
        <w:t xml:space="preserve"> ONU</w:t>
      </w:r>
      <w:r>
        <w:t xml:space="preserve"> (</w:t>
      </w:r>
      <w:proofErr w:type="gramStart"/>
      <w:r>
        <w:t>2020,  p.</w:t>
      </w:r>
      <w:proofErr w:type="gramEnd"/>
      <w:r>
        <w:t xml:space="preserve"> 23)</w:t>
      </w:r>
      <w:r w:rsidRPr="00F35CFF">
        <w:t xml:space="preserve">, “mais de 90% das mortes no trânsito ocorrem em países de baixa e média renda”, </w:t>
      </w:r>
      <w:r>
        <w:t xml:space="preserve">na </w:t>
      </w:r>
      <w:proofErr w:type="gramStart"/>
      <w:r>
        <w:t xml:space="preserve">qual </w:t>
      </w:r>
      <w:r w:rsidRPr="00F35CFF">
        <w:t xml:space="preserve"> a</w:t>
      </w:r>
      <w:proofErr w:type="gramEnd"/>
      <w:r w:rsidRPr="00F35CFF">
        <w:t xml:space="preserve"> educação sobre o trânsito e a sinalização são deficitárias. As principais causas de acidentes são a velocidade excessiva em vias, embriaguez </w:t>
      </w:r>
      <w:r>
        <w:t>“</w:t>
      </w:r>
      <w:r w:rsidRPr="00F35CFF">
        <w:t>138 mil penalidades</w:t>
      </w:r>
      <w:r>
        <w:t>” em 2</w:t>
      </w:r>
      <w:ins w:id="19" w:author="Dalton Solano dos Reis" w:date="2025-06-28T19:05:00Z" w16du:dateUtc="2025-06-28T22:05:00Z">
        <w:r w:rsidR="00781F23">
          <w:t>.</w:t>
        </w:r>
      </w:ins>
      <w:r>
        <w:t>019</w:t>
      </w:r>
      <w:r w:rsidRPr="00F35CFF">
        <w:t xml:space="preserve"> </w:t>
      </w:r>
      <w:r>
        <w:t xml:space="preserve">(ONSV, </w:t>
      </w:r>
      <w:r w:rsidRPr="00F35CFF">
        <w:t>20</w:t>
      </w:r>
      <w:r>
        <w:t>22, p. 25)</w:t>
      </w:r>
      <w:r w:rsidRPr="00F35CFF">
        <w:t xml:space="preserve"> e distração na direção que juntas cooperaram</w:t>
      </w:r>
      <w:r>
        <w:t xml:space="preserve"> </w:t>
      </w:r>
      <w:r w:rsidRPr="00F35CFF">
        <w:t xml:space="preserve">para </w:t>
      </w:r>
      <w:r>
        <w:t xml:space="preserve">um </w:t>
      </w:r>
      <w:r w:rsidRPr="00F35CFF">
        <w:t>aumento de mortes no trânsito de 31.945 mortes em 2</w:t>
      </w:r>
      <w:ins w:id="20" w:author="Dalton Solano dos Reis" w:date="2025-06-28T19:05:00Z" w16du:dateUtc="2025-06-28T22:05:00Z">
        <w:r w:rsidR="00781F23">
          <w:t>.</w:t>
        </w:r>
      </w:ins>
      <w:r w:rsidRPr="00F35CFF">
        <w:t>019 para 32.716 mortes em 2</w:t>
      </w:r>
      <w:ins w:id="21" w:author="Dalton Solano dos Reis" w:date="2025-06-28T19:05:00Z" w16du:dateUtc="2025-06-28T22:05:00Z">
        <w:r w:rsidR="00781F23">
          <w:t>.</w:t>
        </w:r>
      </w:ins>
      <w:r w:rsidRPr="00F35CFF">
        <w:t>020</w:t>
      </w:r>
      <w:r>
        <w:t xml:space="preserve"> (ONSV, 2022)</w:t>
      </w:r>
      <w:r w:rsidRPr="00F35CFF">
        <w:t>.</w:t>
      </w:r>
    </w:p>
    <w:p w14:paraId="186A0ECD" w14:textId="4B872A9B" w:rsidR="00503823" w:rsidRDefault="00503823" w:rsidP="00503823">
      <w:pPr>
        <w:pStyle w:val="TF-TEXTO"/>
      </w:pPr>
      <w:r>
        <w:t xml:space="preserve">A realidade virtual é uma ferramenta que simula a realidade no virtual como afirmaram </w:t>
      </w:r>
      <w:proofErr w:type="spellStart"/>
      <w:r w:rsidRPr="00DD25C3">
        <w:t>Tori</w:t>
      </w:r>
      <w:proofErr w:type="spellEnd"/>
      <w:r>
        <w:t xml:space="preserve"> e </w:t>
      </w:r>
      <w:proofErr w:type="spellStart"/>
      <w:r w:rsidRPr="00DD25C3">
        <w:t>Hounsell</w:t>
      </w:r>
      <w:proofErr w:type="spellEnd"/>
      <w:r>
        <w:t xml:space="preserve"> (2020, p. 11), “</w:t>
      </w:r>
      <w:r w:rsidRPr="00DD25C3">
        <w:t>os ambientes virtuais são, ao mesmo tempo, reais</w:t>
      </w:r>
      <w:r>
        <w:t xml:space="preserve">”, assim estes ambientes não são simples ilusões em lentes e espelhos. A realidade virtual é uma área com um espectro que vai do mais real até o mais virtual, </w:t>
      </w:r>
      <w:ins w:id="22" w:author="Dalton Solano dos Reis" w:date="2025-06-28T19:06:00Z" w16du:dateUtc="2025-06-28T22:06:00Z">
        <w:r w:rsidR="00781F23">
          <w:t>n</w:t>
        </w:r>
      </w:ins>
      <w:r>
        <w:t xml:space="preserve">o Continuum de </w:t>
      </w:r>
      <w:proofErr w:type="spellStart"/>
      <w:r>
        <w:t>Milgram</w:t>
      </w:r>
      <w:proofErr w:type="spellEnd"/>
      <w:r>
        <w:t xml:space="preserve"> (</w:t>
      </w:r>
      <w:proofErr w:type="spellStart"/>
      <w:r w:rsidRPr="00F631F0">
        <w:t>Milgram</w:t>
      </w:r>
      <w:proofErr w:type="spellEnd"/>
      <w:r w:rsidRPr="00F631F0">
        <w:t xml:space="preserve"> </w:t>
      </w:r>
      <w:r w:rsidRPr="001360B8">
        <w:rPr>
          <w:i/>
          <w:iCs/>
        </w:rPr>
        <w:t>et al.</w:t>
      </w:r>
      <w:r w:rsidRPr="00F631F0">
        <w:t>, 1994</w:t>
      </w:r>
      <w:r>
        <w:t>) e neste espectro se encontra o segmento de Realidade Virtual imersiva (</w:t>
      </w:r>
      <w:proofErr w:type="spellStart"/>
      <w:r>
        <w:t>RVi</w:t>
      </w:r>
      <w:proofErr w:type="spellEnd"/>
      <w:r>
        <w:t>).</w:t>
      </w:r>
    </w:p>
    <w:p w14:paraId="37C69D5F" w14:textId="37E555E9" w:rsidR="00503823" w:rsidRDefault="00503823" w:rsidP="00503823">
      <w:pPr>
        <w:pStyle w:val="TF-TEXTO"/>
      </w:pPr>
      <w:r>
        <w:t>A Realidade Virtual imersiva é experienciada com uso de diversos dispositivos de entrada como: luvas eletrônicas, rastreadores, reconhecedores de voz, controles, esteiras 360 graus</w:t>
      </w:r>
      <w:del w:id="23" w:author="Dalton Solano dos Reis" w:date="2025-06-28T19:07:00Z" w16du:dateUtc="2025-06-28T22:07:00Z">
        <w:r w:rsidDel="00781F23">
          <w:delText xml:space="preserve"> e</w:delText>
        </w:r>
      </w:del>
      <w:ins w:id="24" w:author="Dalton Solano dos Reis" w:date="2025-06-28T19:07:00Z" w16du:dateUtc="2025-06-28T22:07:00Z">
        <w:r w:rsidR="00781F23">
          <w:t>. E</w:t>
        </w:r>
      </w:ins>
      <w:r>
        <w:t xml:space="preserve">ntre outros e dispositivos de saída como: </w:t>
      </w:r>
      <w:r w:rsidRPr="00D85E28">
        <w:rPr>
          <w:i/>
          <w:iCs/>
        </w:rPr>
        <w:t>headset</w:t>
      </w:r>
      <w:r>
        <w:t xml:space="preserve">, dispositivos táteis, óculos de realidade virtual imersiva entre outros. Todos estes dispositivos de hardware tem o objetivo de isolar o usuário do mundo real e imergir no virtual. De acordo com </w:t>
      </w:r>
      <w:proofErr w:type="spellStart"/>
      <w:r w:rsidRPr="00DD25C3">
        <w:t>Tori</w:t>
      </w:r>
      <w:proofErr w:type="spellEnd"/>
      <w:r>
        <w:t xml:space="preserve"> e </w:t>
      </w:r>
      <w:proofErr w:type="spellStart"/>
      <w:r w:rsidRPr="00DD25C3">
        <w:t>Hounsell</w:t>
      </w:r>
      <w:proofErr w:type="spellEnd"/>
      <w:r>
        <w:t xml:space="preserve"> (2020, p. 25) dentre os maiores desafios para a tecnologia estão o </w:t>
      </w:r>
      <w:proofErr w:type="spellStart"/>
      <w:r>
        <w:t>Uncanny</w:t>
      </w:r>
      <w:proofErr w:type="spellEnd"/>
      <w:r>
        <w:t xml:space="preserve"> Valley que é uma forte aversão a imagens, a Fidelidade com o mundo real em vários aspectos e a Ergonomia no uso prolongado.</w:t>
      </w:r>
    </w:p>
    <w:p w14:paraId="5990299D" w14:textId="77777777" w:rsidR="00503823" w:rsidRDefault="00503823" w:rsidP="00503823">
      <w:pPr>
        <w:pStyle w:val="TF-TEXTO"/>
      </w:pPr>
      <w:r>
        <w:t>Mesmo com os desafios, a realidade virtual imersiva já foi difundida em diversas áreas do aprendizado e segundo Lima (</w:t>
      </w:r>
      <w:r w:rsidRPr="000523B4">
        <w:t>2022</w:t>
      </w:r>
      <w:r>
        <w:t xml:space="preserve">), uma das melhores opções de entrada do mercado é o </w:t>
      </w:r>
      <w:proofErr w:type="spellStart"/>
      <w:r>
        <w:t>Oculos</w:t>
      </w:r>
      <w:proofErr w:type="spellEnd"/>
      <w:r>
        <w:t xml:space="preserve"> Quest da empresa Meta. O </w:t>
      </w:r>
      <w:proofErr w:type="spellStart"/>
      <w:r>
        <w:t>Oculos</w:t>
      </w:r>
      <w:proofErr w:type="spellEnd"/>
      <w:r>
        <w:t xml:space="preserve"> Quest possui no seu kit básico, os óculos com displays de 120Hz de alta resolução e dois atuadores que servem como controles com botões e joystick para interagir com a realidade virtual imersiva. Com o </w:t>
      </w:r>
      <w:proofErr w:type="spellStart"/>
      <w:r>
        <w:t>Oculos</w:t>
      </w:r>
      <w:proofErr w:type="spellEnd"/>
      <w:r>
        <w:t xml:space="preserve"> Quest é possível criar um ambiente virtual de uma cidade e controlar a direção de um carro. A</w:t>
      </w:r>
      <w:r w:rsidRPr="00105CB8">
        <w:t>ssim, neste ambiente virtual praticar o uso das regras de trânsito de forma segura e informativa, podendo se errar sem restrições.</w:t>
      </w:r>
      <w:r>
        <w:t xml:space="preserve"> </w:t>
      </w:r>
    </w:p>
    <w:p w14:paraId="0A995FA7" w14:textId="60DB33B3" w:rsidR="00503823" w:rsidRDefault="00503823" w:rsidP="00503823">
      <w:pPr>
        <w:pStyle w:val="TF-TEXTO"/>
      </w:pPr>
      <w:r>
        <w:t xml:space="preserve">Com o objetivo de solucionar os problemas apresentados e concretizar a meta de redução de acidentes proposta pela ONSV de </w:t>
      </w:r>
      <w:r w:rsidRPr="00F35CFF">
        <w:t>diminuir até 2</w:t>
      </w:r>
      <w:ins w:id="25" w:author="Dalton Solano dos Reis" w:date="2025-06-28T19:08:00Z" w16du:dateUtc="2025-06-28T22:08:00Z">
        <w:r w:rsidR="00781F23">
          <w:t>.</w:t>
        </w:r>
      </w:ins>
      <w:r w:rsidRPr="00F35CFF">
        <w:t xml:space="preserve">030 </w:t>
      </w:r>
      <w:r>
        <w:t xml:space="preserve">cinquenta porcento </w:t>
      </w:r>
      <w:r w:rsidRPr="00F35CFF">
        <w:t>a proporção de veículos trafegando acima do limite de velocidade e acidentes relacionadas ao álcool e substâncias psicoativas</w:t>
      </w:r>
      <w:r>
        <w:t xml:space="preserve">, a estratégia seguida é a conscientização do trânsito através da educação com o projeto Observatório Educa (Educação para mobilidade consciente). Assim levando em consideração os fatores anteriores, esse projeto </w:t>
      </w:r>
      <w:ins w:id="26" w:author="Dalton Solano dos Reis" w:date="2025-06-28T19:09:00Z" w16du:dateUtc="2025-06-28T22:09:00Z">
        <w:r w:rsidR="00781F23">
          <w:t xml:space="preserve">tem como objetivo </w:t>
        </w:r>
      </w:ins>
      <w:del w:id="27" w:author="Dalton Solano dos Reis" w:date="2025-06-28T19:09:00Z" w16du:dateUtc="2025-06-28T22:09:00Z">
        <w:r w:rsidDel="00781F23">
          <w:delText xml:space="preserve">pretende </w:delText>
        </w:r>
      </w:del>
      <w:r>
        <w:t xml:space="preserve">criar um ambiente em realidade virtual imersiva que contemple a execução de leis de trânsito. </w:t>
      </w:r>
      <w:ins w:id="28" w:author="Dalton Solano dos Reis" w:date="2025-06-28T19:10:00Z" w16du:dateUtc="2025-06-28T22:10:00Z">
        <w:r w:rsidR="00781F23">
          <w:t xml:space="preserve">E. como objetivos específicos, </w:t>
        </w:r>
      </w:ins>
      <w:del w:id="29" w:author="Dalton Solano dos Reis" w:date="2025-06-28T19:10:00Z" w16du:dateUtc="2025-06-28T22:10:00Z">
        <w:r w:rsidDel="00781F23">
          <w:delText xml:space="preserve">O </w:delText>
        </w:r>
      </w:del>
      <w:ins w:id="30" w:author="Dalton Solano dos Reis" w:date="2025-06-28T19:10:00Z" w16du:dateUtc="2025-06-28T22:10:00Z">
        <w:r w:rsidR="00781F23">
          <w:t>o</w:t>
        </w:r>
        <w:r w:rsidR="00781F23">
          <w:t xml:space="preserve"> </w:t>
        </w:r>
      </w:ins>
      <w:r>
        <w:t>usuário irá dirigir um veículo em uma cidade fictícia como cenário com parâmetros retirados do mundo real como gasolina e condição do veículo, condição física do condutor, visibilidade da pista, entre outros. Assim auxiliar no ensino de forma lúdica as leis de trânsito aplicadas a situações do dia a dia em um ambiente imersivo.</w:t>
      </w:r>
    </w:p>
    <w:p w14:paraId="0E64294D" w14:textId="77777777" w:rsidR="00F255FC" w:rsidRDefault="00F255FC" w:rsidP="00C211BE">
      <w:pPr>
        <w:pStyle w:val="Ttulo1"/>
      </w:pPr>
      <w:r>
        <w:lastRenderedPageBreak/>
        <w:t>FUNDAMENTAÇÃO TEÓRICA</w:t>
      </w:r>
      <w:bookmarkEnd w:id="11"/>
      <w:bookmarkEnd w:id="12"/>
      <w:bookmarkEnd w:id="13"/>
      <w:bookmarkEnd w:id="14"/>
      <w:bookmarkEnd w:id="15"/>
      <w:bookmarkEnd w:id="16"/>
      <w:bookmarkEnd w:id="17"/>
    </w:p>
    <w:p w14:paraId="33911796" w14:textId="5C50E4DE" w:rsidR="00CA3B74" w:rsidRDefault="00495842" w:rsidP="001B2F1E">
      <w:pPr>
        <w:pStyle w:val="TF-TEXTO"/>
      </w:pPr>
      <w:r>
        <w:t>Nesta</w:t>
      </w:r>
      <w:r w:rsidR="00725678">
        <w:t xml:space="preserve"> seção </w:t>
      </w:r>
      <w:r>
        <w:t xml:space="preserve">serão apresentados </w:t>
      </w:r>
      <w:r w:rsidR="00725678">
        <w:t xml:space="preserve">os conceitos que fundamentam o </w:t>
      </w:r>
      <w:r>
        <w:t>jogo desenvolvido.</w:t>
      </w:r>
      <w:r w:rsidR="00725678">
        <w:t xml:space="preserve"> </w:t>
      </w:r>
      <w:r>
        <w:t>Fundamentos sobre o t</w:t>
      </w:r>
      <w:r w:rsidR="00725678">
        <w:t>rânsito (</w:t>
      </w:r>
      <w:ins w:id="31" w:author="Dalton Solano dos Reis" w:date="2025-06-28T19:11:00Z" w16du:dateUtc="2025-06-28T22:11:00Z">
        <w:r w:rsidR="00781F23">
          <w:t xml:space="preserve">subseção </w:t>
        </w:r>
      </w:ins>
      <w:r w:rsidR="00725678">
        <w:t>2.1)</w:t>
      </w:r>
      <w:r>
        <w:t>. Explanação sobre conceitos de r</w:t>
      </w:r>
      <w:r w:rsidR="00725678">
        <w:t xml:space="preserve">ealidade </w:t>
      </w:r>
      <w:r>
        <w:t>v</w:t>
      </w:r>
      <w:r w:rsidR="00725678">
        <w:t xml:space="preserve">irtual </w:t>
      </w:r>
      <w:r>
        <w:t>i</w:t>
      </w:r>
      <w:r w:rsidR="00725678">
        <w:t>mersiva (</w:t>
      </w:r>
      <w:ins w:id="32" w:author="Dalton Solano dos Reis" w:date="2025-06-28T19:11:00Z" w16du:dateUtc="2025-06-28T22:11:00Z">
        <w:r w:rsidR="00781F23">
          <w:t xml:space="preserve">subseção </w:t>
        </w:r>
      </w:ins>
      <w:r w:rsidR="00725678">
        <w:t>2.2)</w:t>
      </w:r>
      <w:r>
        <w:t>. Por fim, a apresentação dos trabalhos correlatos (</w:t>
      </w:r>
      <w:ins w:id="33" w:author="Dalton Solano dos Reis" w:date="2025-06-28T19:11:00Z" w16du:dateUtc="2025-06-28T22:11:00Z">
        <w:r w:rsidR="00781F23">
          <w:t xml:space="preserve">subseção </w:t>
        </w:r>
      </w:ins>
      <w:r>
        <w:t>2.3)</w:t>
      </w:r>
    </w:p>
    <w:p w14:paraId="4890C85C" w14:textId="77777777" w:rsidR="008046E9" w:rsidRDefault="008046E9" w:rsidP="008046E9">
      <w:pPr>
        <w:pStyle w:val="Ttulo2"/>
      </w:pPr>
      <w:r>
        <w:t>TRÂNSITO</w:t>
      </w:r>
    </w:p>
    <w:p w14:paraId="75634650" w14:textId="0B84439C" w:rsidR="008046E9" w:rsidRDefault="008046E9" w:rsidP="008046E9">
      <w:pPr>
        <w:pStyle w:val="TF-TEXTO"/>
      </w:pPr>
      <w:r>
        <w:t>Os dados da DataSUS comentados pela ONSV (2022) indicam que os óbitos aumentaram 2% no país de 2</w:t>
      </w:r>
      <w:ins w:id="34" w:author="Dalton Solano dos Reis" w:date="2025-06-28T19:11:00Z" w16du:dateUtc="2025-06-28T22:11:00Z">
        <w:r w:rsidR="00781F23">
          <w:t>.</w:t>
        </w:r>
      </w:ins>
      <w:r>
        <w:t>019 para 2</w:t>
      </w:r>
      <w:ins w:id="35" w:author="Dalton Solano dos Reis" w:date="2025-06-28T19:11:00Z" w16du:dateUtc="2025-06-28T22:11:00Z">
        <w:r w:rsidR="00781F23">
          <w:t>.</w:t>
        </w:r>
      </w:ins>
      <w:r>
        <w:t>020 e as penalidades por embriagues aumentaram quase 120%. Vale lembrar que 2</w:t>
      </w:r>
      <w:ins w:id="36" w:author="Dalton Solano dos Reis" w:date="2025-06-28T19:12:00Z" w16du:dateUtc="2025-06-28T22:12:00Z">
        <w:r w:rsidR="00781F23">
          <w:t>.</w:t>
        </w:r>
      </w:ins>
      <w:r>
        <w:t xml:space="preserve">020 foi um ano com pandemia no qual pessoas ficaram em casa. A ONSV (2022) </w:t>
      </w:r>
      <w:proofErr w:type="gramStart"/>
      <w:r>
        <w:t>verificou  também</w:t>
      </w:r>
      <w:proofErr w:type="gramEnd"/>
      <w:r>
        <w:t xml:space="preserve"> que os óbitos nos </w:t>
      </w:r>
      <w:ins w:id="37" w:author="Dalton Solano dos Reis" w:date="2025-06-28T19:12:00Z" w16du:dateUtc="2025-06-28T22:12:00Z">
        <w:r w:rsidR="00781F23">
          <w:t xml:space="preserve">sábados </w:t>
        </w:r>
        <w:r w:rsidR="00781F23">
          <w:t xml:space="preserve">e </w:t>
        </w:r>
      </w:ins>
      <w:r>
        <w:t xml:space="preserve">domingos </w:t>
      </w:r>
      <w:del w:id="38" w:author="Dalton Solano dos Reis" w:date="2025-06-28T19:12:00Z" w16du:dateUtc="2025-06-28T22:12:00Z">
        <w:r w:rsidDel="00781F23">
          <w:delText xml:space="preserve">e sábados </w:delText>
        </w:r>
      </w:del>
      <w:r>
        <w:t>entre o mês de janeiro e fevereiro nos anos de 2</w:t>
      </w:r>
      <w:ins w:id="39" w:author="Dalton Solano dos Reis" w:date="2025-06-28T19:12:00Z" w16du:dateUtc="2025-06-28T22:12:00Z">
        <w:r w:rsidR="00781F23">
          <w:t>.</w:t>
        </w:r>
      </w:ins>
      <w:r>
        <w:t>021 e 2</w:t>
      </w:r>
      <w:ins w:id="40" w:author="Dalton Solano dos Reis" w:date="2025-06-28T19:12:00Z" w16du:dateUtc="2025-06-28T22:12:00Z">
        <w:r w:rsidR="00781F23">
          <w:t>.</w:t>
        </w:r>
      </w:ins>
      <w:r>
        <w:t>022</w:t>
      </w:r>
      <w:ins w:id="41" w:author="Dalton Solano dos Reis" w:date="2025-06-28T19:13:00Z" w16du:dateUtc="2025-06-28T22:13:00Z">
        <w:r w:rsidR="00781F23">
          <w:t>,</w:t>
        </w:r>
      </w:ins>
      <w:r>
        <w:t xml:space="preserve"> </w:t>
      </w:r>
      <w:del w:id="42" w:author="Dalton Solano dos Reis" w:date="2025-06-28T19:13:00Z" w16du:dateUtc="2025-06-28T22:13:00Z">
        <w:r w:rsidDel="00781F23">
          <w:delText xml:space="preserve">e </w:delText>
        </w:r>
      </w:del>
      <w:ins w:id="43" w:author="Dalton Solano dos Reis" w:date="2025-06-28T19:13:00Z" w16du:dateUtc="2025-06-28T22:13:00Z">
        <w:r w:rsidR="00781F23">
          <w:t>onde</w:t>
        </w:r>
        <w:r w:rsidR="00781F23">
          <w:t xml:space="preserve"> </w:t>
        </w:r>
      </w:ins>
      <w:r>
        <w:t>os dados mostraram que o houve um aumento de 13% de óbitos nesse período. Todos esses dados apontam para como a preocupação com o trânsito deve ser tratada com seriedade.</w:t>
      </w:r>
    </w:p>
    <w:p w14:paraId="07A93C54" w14:textId="388244B6" w:rsidR="008046E9" w:rsidRDefault="008046E9" w:rsidP="008046E9">
      <w:pPr>
        <w:pStyle w:val="TF-TEXTO"/>
      </w:pPr>
      <w:r>
        <w:t xml:space="preserve">Como mostra a Figura 1, a frota de carros apenas cresce ano após ano e não demonstra sinais de decadência. Foi levantado pela </w:t>
      </w:r>
      <w:r w:rsidRPr="000523B4">
        <w:t>OMS</w:t>
      </w:r>
      <w:r>
        <w:t>,</w:t>
      </w:r>
      <w:r w:rsidRPr="000523B4">
        <w:t xml:space="preserve"> ONU</w:t>
      </w:r>
      <w:r>
        <w:t xml:space="preserve"> (2020) e OPAS (2022) que países de baixa e média renda precisam se preocupar mais com esses índices pois são os mais afetados. Aspectos como infraestrutura deficitária, veículos inseguros, educação sobre o trânsito ruim, segundo eles são determinantes para o grande aumento dos acidentes. Há também o uso do álcool na direção e o excesso de velocidade nas vias, segundo o OPAS (2022) cerca de 27% dos casos de morte em acidentes em 2</w:t>
      </w:r>
      <w:ins w:id="44" w:author="Dalton Solano dos Reis" w:date="2025-06-28T19:14:00Z" w16du:dateUtc="2025-06-28T22:14:00Z">
        <w:r w:rsidR="00E50DDF">
          <w:t>.</w:t>
        </w:r>
      </w:ins>
      <w:r>
        <w:t>016 são atribuídos ao uso de álcool.</w:t>
      </w:r>
    </w:p>
    <w:p w14:paraId="027C15B2" w14:textId="77777777" w:rsidR="008046E9" w:rsidRDefault="008046E9" w:rsidP="008046E9">
      <w:pPr>
        <w:pStyle w:val="TF-LEGENDA"/>
      </w:pPr>
      <w:r>
        <w:t>Figura 1 – Gráfico sobre o aumento da frota de carros</w:t>
      </w:r>
    </w:p>
    <w:p w14:paraId="6D590376" w14:textId="77777777" w:rsidR="008046E9" w:rsidRDefault="008046E9" w:rsidP="008046E9">
      <w:pPr>
        <w:pStyle w:val="TF-FIGURA"/>
      </w:pPr>
      <w:r>
        <w:rPr>
          <w:noProof/>
        </w:rPr>
        <w:drawing>
          <wp:inline distT="0" distB="0" distL="0" distR="0" wp14:anchorId="0C2A8FE4" wp14:editId="41F329B2">
            <wp:extent cx="4526522" cy="1948503"/>
            <wp:effectExtent l="19050" t="19050" r="26670" b="13970"/>
            <wp:docPr id="2137604733" name="Imagem 2137604733" descr="Tela preta com letras branca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04733" name="Imagem 1" descr="Tela preta com letras brancas em fundo pre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9139" cy="1958239"/>
                    </a:xfrm>
                    <a:prstGeom prst="rect">
                      <a:avLst/>
                    </a:prstGeom>
                    <a:noFill/>
                    <a:ln>
                      <a:solidFill>
                        <a:schemeClr val="tx1"/>
                      </a:solidFill>
                    </a:ln>
                  </pic:spPr>
                </pic:pic>
              </a:graphicData>
            </a:graphic>
          </wp:inline>
        </w:drawing>
      </w:r>
    </w:p>
    <w:p w14:paraId="0AE6AFBF" w14:textId="77777777" w:rsidR="008046E9" w:rsidRDefault="008046E9" w:rsidP="008046E9">
      <w:pPr>
        <w:pStyle w:val="TF-FONTE"/>
      </w:pPr>
      <w:r>
        <w:t>Fonte: IBGE (2022).</w:t>
      </w:r>
    </w:p>
    <w:p w14:paraId="4EF0EFC1" w14:textId="77777777" w:rsidR="008046E9" w:rsidRPr="00214174" w:rsidRDefault="008046E9" w:rsidP="008046E9">
      <w:pPr>
        <w:pStyle w:val="TF-TEXTO"/>
      </w:pPr>
      <w:r>
        <w:t>De acordo com a OMS (2023) países que criam mais leis de trânsito e tem aplicações mais pesadas para as infrações cometidas constroem ambientes com menos risco de acidentes leves e fatais. Leis como o uso de sinto de segurança, uso de capacete, limites de velocidade, limites de álcool no sangue e cadeira de criança, são apontadas como referência na proteção a vida. A OMS (2023) correlaciona o uso de capacetes com uma redução dos riscos de morte e traumatismo craniano em 74% em casos de acidentes. Contudo essas leis não devem ser apenas criadas, mas sim reforçadas a quem deverá tomar esses cuidados com campanhas de marketing para que as leis façam o devido efeito.</w:t>
      </w:r>
    </w:p>
    <w:p w14:paraId="5A416876" w14:textId="77777777" w:rsidR="008046E9" w:rsidRDefault="008046E9" w:rsidP="008046E9">
      <w:pPr>
        <w:pStyle w:val="Ttulo2"/>
      </w:pPr>
      <w:r>
        <w:t>REALIDADE VIRTUAL IMERSIVA</w:t>
      </w:r>
    </w:p>
    <w:p w14:paraId="1A516D42" w14:textId="77777777" w:rsidR="008046E9" w:rsidRDefault="008046E9" w:rsidP="00E50DDF">
      <w:pPr>
        <w:pStyle w:val="TF-TEXTO"/>
      </w:pPr>
      <w:r>
        <w:t xml:space="preserve">A realidade virtual é um ambiente no qual se pode errar sem as consequências físicas reais da ação, podendo abrigar verdadeiras simulações para o aprendizado irrestrito. Jogos são um exemplo de aplicação para a realidade virtual com uma dessas experiencias. Os jogos já tiveram seu potencial validado a muito tempo pelos pedagogos como destacam </w:t>
      </w:r>
      <w:proofErr w:type="spellStart"/>
      <w:r w:rsidRPr="00C61923">
        <w:t>Kopfler</w:t>
      </w:r>
      <w:proofErr w:type="spellEnd"/>
      <w:r w:rsidRPr="00C61923">
        <w:t xml:space="preserve">, </w:t>
      </w:r>
      <w:proofErr w:type="spellStart"/>
      <w:r w:rsidRPr="00C61923">
        <w:t>Osterweil</w:t>
      </w:r>
      <w:proofErr w:type="spellEnd"/>
      <w:r w:rsidRPr="00C61923">
        <w:t xml:space="preserve"> e </w:t>
      </w:r>
      <w:proofErr w:type="spellStart"/>
      <w:r w:rsidRPr="00C61923">
        <w:t>Salen</w:t>
      </w:r>
      <w:proofErr w:type="spellEnd"/>
      <w:r w:rsidRPr="00EA61E1">
        <w:t>. (2008</w:t>
      </w:r>
      <w:r>
        <w:t>, p. 1</w:t>
      </w:r>
      <w:r w:rsidRPr="00EA61E1">
        <w:t xml:space="preserve">, apud </w:t>
      </w:r>
      <w:r>
        <w:t>Abreu</w:t>
      </w:r>
      <w:r w:rsidRPr="00EA61E1">
        <w:t>, 2012</w:t>
      </w:r>
      <w:r>
        <w:t>, p. 312</w:t>
      </w:r>
      <w:r w:rsidRPr="00EA61E1">
        <w:t>)</w:t>
      </w:r>
      <w:r>
        <w:t xml:space="preserve"> “os jogadores exibem, regularmente, elementos como persistência, assumem riscos, atenção a detalhes, assim como a habilidade de se resolver problemas. Elementos esses que se acredita serem ideais se demonstrados regularmente no ambiente escolar.”.</w:t>
      </w:r>
    </w:p>
    <w:p w14:paraId="40D93027" w14:textId="77777777" w:rsidR="008046E9" w:rsidRDefault="008046E9" w:rsidP="008046E9">
      <w:pPr>
        <w:pStyle w:val="TF-TEXTO"/>
      </w:pPr>
      <w:r>
        <w:t xml:space="preserve">Essa capacidade da tecnologia pode ser explorada ainda mais em um ambiente de realidade virtual imersivo, no qual além da visão em um televisor plano e interações básicas é possível ser transportado com ainda mais intensidade com o uso de óculos de realidade virtual e atuadores para o ambiente virtual. Devido a diversos avanços nas </w:t>
      </w:r>
      <w:proofErr w:type="spellStart"/>
      <w:r>
        <w:t>Graphics</w:t>
      </w:r>
      <w:proofErr w:type="spellEnd"/>
      <w:r>
        <w:t xml:space="preserve"> </w:t>
      </w:r>
      <w:proofErr w:type="spellStart"/>
      <w:r>
        <w:t>Processing</w:t>
      </w:r>
      <w:proofErr w:type="spellEnd"/>
      <w:r>
        <w:t xml:space="preserve"> Unit (GPUs) o processamento para essas aplicações foi viabilizado podendo estar diretamente nos óculos de realidade virtual. Possibilitando a existência de dispositivos conhecidos como </w:t>
      </w:r>
      <w:proofErr w:type="spellStart"/>
      <w:r>
        <w:t>All</w:t>
      </w:r>
      <w:proofErr w:type="spellEnd"/>
      <w:r>
        <w:t xml:space="preserve"> in </w:t>
      </w:r>
      <w:proofErr w:type="spellStart"/>
      <w:r>
        <w:t>One</w:t>
      </w:r>
      <w:proofErr w:type="spellEnd"/>
      <w:r>
        <w:t xml:space="preserve"> como o </w:t>
      </w:r>
      <w:proofErr w:type="spellStart"/>
      <w:r>
        <w:t>Oculos</w:t>
      </w:r>
      <w:proofErr w:type="spellEnd"/>
      <w:r>
        <w:t xml:space="preserve"> Meta Quest 1, 2 e 3. Estes dispositivos possuem todo o hardware necessário para a experiencia imersiva funcionar em um dispositivo, como: bateria, telas, sensores, GPU e Central </w:t>
      </w:r>
      <w:proofErr w:type="spellStart"/>
      <w:r>
        <w:t>Processing</w:t>
      </w:r>
      <w:proofErr w:type="spellEnd"/>
      <w:r>
        <w:t xml:space="preserve"> Unit (CPU).</w:t>
      </w:r>
    </w:p>
    <w:p w14:paraId="2D73B728" w14:textId="421A6339" w:rsidR="006C4279" w:rsidRDefault="008046E9" w:rsidP="008046E9">
      <w:pPr>
        <w:pStyle w:val="TF-TEXTO"/>
      </w:pPr>
      <w:r>
        <w:t>O que diferencia todo esse equipamento de uma interação teclado/mouse e monitor é a imersão que a interação causa. A imersão é percebida através de diversas variáveis, sendo a presença a mais destacada entre elas. Uma definição é que “</w:t>
      </w:r>
      <w:r w:rsidRPr="00C436C0">
        <w:t>a percepção psicológica que o usuário tem de estar no ambiente virtual</w:t>
      </w:r>
      <w:r>
        <w:t>”</w:t>
      </w:r>
      <w:r w:rsidRPr="00C436C0">
        <w:t xml:space="preserve"> </w:t>
      </w:r>
      <w:r>
        <w:t xml:space="preserve">pode ser maximizada com esses </w:t>
      </w:r>
      <w:r>
        <w:lastRenderedPageBreak/>
        <w:t xml:space="preserve">equipamentos </w:t>
      </w:r>
      <w:r w:rsidRPr="00C436C0">
        <w:t>(Slater; Wilbur</w:t>
      </w:r>
      <w:ins w:id="45" w:author="Dalton Solano dos Reis" w:date="2025-06-28T19:17:00Z" w16du:dateUtc="2025-06-28T22:17:00Z">
        <w:r w:rsidR="00E50DDF">
          <w:t>,</w:t>
        </w:r>
      </w:ins>
      <w:r w:rsidRPr="00C436C0">
        <w:t xml:space="preserve"> 1997)</w:t>
      </w:r>
      <w:r>
        <w:t xml:space="preserve">. </w:t>
      </w:r>
      <w:r w:rsidRPr="00EE3623">
        <w:t>A imersão</w:t>
      </w:r>
      <w:r>
        <w:t xml:space="preserve"> é quem causa toda a confusão cerebral em que o usuário age como se estivesse no mundo real porque naquele momento para ele, aquele é o mundo real</w:t>
      </w:r>
      <w:r w:rsidRPr="00F3649F">
        <w:t>.</w:t>
      </w:r>
    </w:p>
    <w:p w14:paraId="4B4647E8" w14:textId="77777777" w:rsidR="00A7748B" w:rsidRDefault="00A7748B" w:rsidP="00A7748B">
      <w:pPr>
        <w:pStyle w:val="Ttulo2"/>
      </w:pPr>
      <w:r>
        <w:t>TRABALHOS CORRELATOS</w:t>
      </w:r>
    </w:p>
    <w:bookmarkEnd w:id="18"/>
    <w:p w14:paraId="79738D44" w14:textId="77777777" w:rsidR="00503823" w:rsidRDefault="00503823" w:rsidP="00503823">
      <w:pPr>
        <w:pStyle w:val="TF-TEXTO"/>
      </w:pPr>
      <w:r w:rsidRPr="00383E81">
        <w:t xml:space="preserve">Os trabalhos de </w:t>
      </w:r>
      <w:proofErr w:type="spellStart"/>
      <w:r w:rsidRPr="00383E81">
        <w:t>Buzzi</w:t>
      </w:r>
      <w:proofErr w:type="spellEnd"/>
      <w:r w:rsidRPr="00383E81">
        <w:t xml:space="preserve"> (2018), </w:t>
      </w:r>
      <w:proofErr w:type="spellStart"/>
      <w:r w:rsidRPr="00383E81">
        <w:t>Andriola</w:t>
      </w:r>
      <w:proofErr w:type="spellEnd"/>
      <w:r w:rsidRPr="00383E81">
        <w:t xml:space="preserve"> (2021) e </w:t>
      </w:r>
      <w:proofErr w:type="spellStart"/>
      <w:r w:rsidRPr="00383E81">
        <w:t>Masterton</w:t>
      </w:r>
      <w:proofErr w:type="spellEnd"/>
      <w:r w:rsidRPr="00383E81">
        <w:t xml:space="preserve"> e Wilson (2023) exploram distintas abordagens para aprimorar a educação e segurança no trânsito por meio de tecnologia. </w:t>
      </w:r>
      <w:proofErr w:type="spellStart"/>
      <w:r w:rsidRPr="00383E81">
        <w:t>Buzzi</w:t>
      </w:r>
      <w:proofErr w:type="spellEnd"/>
      <w:r w:rsidRPr="00383E81">
        <w:t xml:space="preserve"> (2018) </w:t>
      </w:r>
      <w:r>
        <w:t>(</w:t>
      </w:r>
      <w:r>
        <w:fldChar w:fldCharType="begin"/>
      </w:r>
      <w:r>
        <w:instrText xml:space="preserve"> REF _Ref520281304 \h </w:instrText>
      </w:r>
      <w:r>
        <w:fldChar w:fldCharType="separate"/>
      </w:r>
      <w:r>
        <w:t xml:space="preserve">Quadro </w:t>
      </w:r>
      <w:r>
        <w:rPr>
          <w:noProof/>
        </w:rPr>
        <w:t>2</w:t>
      </w:r>
      <w:r>
        <w:fldChar w:fldCharType="end"/>
      </w:r>
      <w:r>
        <w:t xml:space="preserve">) </w:t>
      </w:r>
      <w:r w:rsidRPr="00383E81">
        <w:t xml:space="preserve">desenvolve um jogo educacional usando Unity para ensinar legislação de trânsito e cuidados com veículos e condutores aplicando diversas leis e regras do mundo real dentro do jogo. </w:t>
      </w:r>
      <w:proofErr w:type="spellStart"/>
      <w:r w:rsidRPr="00383E81">
        <w:t>Andriola</w:t>
      </w:r>
      <w:proofErr w:type="spellEnd"/>
      <w:r w:rsidRPr="00383E81">
        <w:t xml:space="preserve"> (2021) </w:t>
      </w:r>
      <w:r>
        <w:t>(</w:t>
      </w:r>
      <w:r>
        <w:fldChar w:fldCharType="begin"/>
      </w:r>
      <w:r>
        <w:instrText xml:space="preserve"> REF _Ref173511264 \h </w:instrText>
      </w:r>
      <w:r>
        <w:fldChar w:fldCharType="separate"/>
      </w:r>
      <w:r>
        <w:t xml:space="preserve">Quadro </w:t>
      </w:r>
      <w:r>
        <w:rPr>
          <w:noProof/>
        </w:rPr>
        <w:t>3</w:t>
      </w:r>
      <w:r>
        <w:fldChar w:fldCharType="end"/>
      </w:r>
      <w:r>
        <w:t xml:space="preserve">) </w:t>
      </w:r>
      <w:r w:rsidRPr="00383E81">
        <w:t>v</w:t>
      </w:r>
      <w:r>
        <w:t>a</w:t>
      </w:r>
      <w:r w:rsidRPr="00383E81">
        <w:t xml:space="preserve">lida a eficácia de um simulador de direção imersivo em replicar comportamentos reais de direção em ambiente virtual com um cenário ambiente real, como rua e carro, transcritos para dentro de um jogo em realidade virtual imersiva. </w:t>
      </w:r>
      <w:proofErr w:type="spellStart"/>
      <w:r w:rsidRPr="00383E81">
        <w:t>Masterton</w:t>
      </w:r>
      <w:proofErr w:type="spellEnd"/>
      <w:r w:rsidRPr="00383E81">
        <w:t xml:space="preserve"> e Wilson (2023) </w:t>
      </w:r>
      <w:r>
        <w:t>(</w:t>
      </w:r>
      <w:r>
        <w:fldChar w:fldCharType="begin"/>
      </w:r>
      <w:r>
        <w:instrText xml:space="preserve"> REF _Ref173511288 \h </w:instrText>
      </w:r>
      <w:r>
        <w:fldChar w:fldCharType="separate"/>
      </w:r>
      <w:r w:rsidRPr="00D85E28">
        <w:t xml:space="preserve">Quadro </w:t>
      </w:r>
      <w:r w:rsidRPr="00D85E28">
        <w:rPr>
          <w:noProof/>
        </w:rPr>
        <w:t>4</w:t>
      </w:r>
      <w:r>
        <w:fldChar w:fldCharType="end"/>
      </w:r>
      <w:r>
        <w:t xml:space="preserve">) </w:t>
      </w:r>
      <w:r w:rsidRPr="00383E81">
        <w:t>utilizam realidade virtual para simular os efeitos do álcool na habilidade de condução, evidenciando um aumento significativo no tempo de resposta e na dificuldade de identificar objetos quando os participantes estão sob efeito de embriaguez simulada. Esses estudos destacam a importância da tecnologia na educação e conscientização sobre a segurança no trânsito, oferecendo abordagens inovadoras para promover comportamentos responsáveis e reduzir riscos nas estradas</w:t>
      </w:r>
      <w:r>
        <w:t>.</w:t>
      </w:r>
    </w:p>
    <w:p w14:paraId="60FF700C" w14:textId="77777777" w:rsidR="00503823" w:rsidRPr="001B7764" w:rsidRDefault="00503823" w:rsidP="00503823">
      <w:pPr>
        <w:pStyle w:val="TF-LEGENDA"/>
      </w:pPr>
      <w:bookmarkStart w:id="46" w:name="_Ref520281304"/>
      <w:r>
        <w:t xml:space="preserve">Quadro </w:t>
      </w:r>
      <w:fldSimple w:instr=" SEQ Quadro \* ARABIC ">
        <w:r>
          <w:rPr>
            <w:noProof/>
          </w:rPr>
          <w:t>2</w:t>
        </w:r>
      </w:fldSimple>
      <w:bookmarkEnd w:id="46"/>
      <w:r>
        <w:t xml:space="preserve"> – </w:t>
      </w:r>
      <w:proofErr w:type="spellStart"/>
      <w:r w:rsidRPr="00C464F9">
        <w:t>Transit</w:t>
      </w:r>
      <w:r>
        <w:t>AR</w:t>
      </w:r>
      <w:proofErr w:type="spellEnd"/>
      <w:r w:rsidRPr="00C464F9">
        <w:t xml:space="preserve"> – Jogo </w:t>
      </w:r>
      <w:r>
        <w:t>d</w:t>
      </w:r>
      <w:r w:rsidRPr="00C464F9">
        <w:t>e Conscientização Sobre Trânsito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6"/>
        <w:gridCol w:w="7643"/>
      </w:tblGrid>
      <w:tr w:rsidR="00503823" w14:paraId="6CD7A7A6" w14:textId="77777777" w:rsidTr="00EC12C9">
        <w:tc>
          <w:tcPr>
            <w:tcW w:w="1305" w:type="dxa"/>
            <w:shd w:val="clear" w:color="auto" w:fill="auto"/>
          </w:tcPr>
          <w:p w14:paraId="427A706C" w14:textId="77777777" w:rsidR="00503823" w:rsidRPr="00E95A07" w:rsidRDefault="00503823" w:rsidP="00EC12C9">
            <w:pPr>
              <w:pStyle w:val="TF-TEXTO-QUADRO"/>
              <w:rPr>
                <w:sz w:val="18"/>
                <w:szCs w:val="18"/>
              </w:rPr>
            </w:pPr>
            <w:r w:rsidRPr="00E95A07">
              <w:rPr>
                <w:sz w:val="18"/>
                <w:szCs w:val="18"/>
              </w:rPr>
              <w:t>Referência</w:t>
            </w:r>
          </w:p>
        </w:tc>
        <w:tc>
          <w:tcPr>
            <w:tcW w:w="7643" w:type="dxa"/>
            <w:shd w:val="clear" w:color="auto" w:fill="auto"/>
          </w:tcPr>
          <w:p w14:paraId="6E37C6EF" w14:textId="77777777" w:rsidR="00503823" w:rsidRPr="00E95A07" w:rsidRDefault="00503823" w:rsidP="00EC12C9">
            <w:pPr>
              <w:pStyle w:val="TF-TEXTO-QUADRO"/>
              <w:rPr>
                <w:sz w:val="18"/>
                <w:szCs w:val="18"/>
              </w:rPr>
            </w:pPr>
            <w:r w:rsidRPr="00C464F9">
              <w:rPr>
                <w:sz w:val="18"/>
                <w:szCs w:val="18"/>
              </w:rPr>
              <w:t>Buzzi (2018)</w:t>
            </w:r>
          </w:p>
        </w:tc>
      </w:tr>
      <w:tr w:rsidR="00503823" w14:paraId="33ADF93C" w14:textId="77777777" w:rsidTr="00EC12C9">
        <w:tc>
          <w:tcPr>
            <w:tcW w:w="1305" w:type="dxa"/>
            <w:shd w:val="clear" w:color="auto" w:fill="auto"/>
          </w:tcPr>
          <w:p w14:paraId="284769A4" w14:textId="77777777" w:rsidR="00503823" w:rsidRPr="00E95A07" w:rsidRDefault="00503823" w:rsidP="00EC12C9">
            <w:pPr>
              <w:pStyle w:val="TF-TEXTO-QUADRO"/>
              <w:rPr>
                <w:sz w:val="18"/>
                <w:szCs w:val="18"/>
              </w:rPr>
            </w:pPr>
            <w:r w:rsidRPr="00E95A07">
              <w:rPr>
                <w:sz w:val="18"/>
                <w:szCs w:val="18"/>
              </w:rPr>
              <w:t>Objetivos</w:t>
            </w:r>
          </w:p>
        </w:tc>
        <w:tc>
          <w:tcPr>
            <w:tcW w:w="7643" w:type="dxa"/>
            <w:shd w:val="clear" w:color="auto" w:fill="auto"/>
          </w:tcPr>
          <w:p w14:paraId="56AC866D" w14:textId="77777777" w:rsidR="00503823" w:rsidRPr="00E95A07" w:rsidRDefault="00503823" w:rsidP="00EC12C9">
            <w:pPr>
              <w:pStyle w:val="TF-TEXTO-QUADRO"/>
              <w:rPr>
                <w:sz w:val="18"/>
                <w:szCs w:val="18"/>
              </w:rPr>
            </w:pPr>
            <w:r>
              <w:rPr>
                <w:sz w:val="18"/>
                <w:szCs w:val="18"/>
              </w:rPr>
              <w:t>I</w:t>
            </w:r>
            <w:r w:rsidRPr="00C464F9">
              <w:rPr>
                <w:sz w:val="18"/>
                <w:szCs w:val="18"/>
              </w:rPr>
              <w:t>nstruir com diversão através de um jogo educacional focado em crianças e adolescentes</w:t>
            </w:r>
            <w:r>
              <w:rPr>
                <w:sz w:val="18"/>
                <w:szCs w:val="18"/>
              </w:rPr>
              <w:t>.</w:t>
            </w:r>
          </w:p>
        </w:tc>
      </w:tr>
      <w:tr w:rsidR="00503823" w14:paraId="387A4A04" w14:textId="77777777" w:rsidTr="00EC12C9">
        <w:tc>
          <w:tcPr>
            <w:tcW w:w="1305" w:type="dxa"/>
            <w:shd w:val="clear" w:color="auto" w:fill="auto"/>
          </w:tcPr>
          <w:p w14:paraId="343F5361" w14:textId="77777777" w:rsidR="00503823" w:rsidRPr="00E95A07" w:rsidRDefault="00503823" w:rsidP="00EC12C9">
            <w:pPr>
              <w:pStyle w:val="TF-TEXTO-QUADRO"/>
              <w:rPr>
                <w:sz w:val="18"/>
                <w:szCs w:val="18"/>
              </w:rPr>
            </w:pPr>
            <w:r w:rsidRPr="00E95A07">
              <w:rPr>
                <w:sz w:val="18"/>
                <w:szCs w:val="18"/>
              </w:rPr>
              <w:t>Principais funcionalidades</w:t>
            </w:r>
          </w:p>
        </w:tc>
        <w:tc>
          <w:tcPr>
            <w:tcW w:w="7643" w:type="dxa"/>
            <w:shd w:val="clear" w:color="auto" w:fill="auto"/>
          </w:tcPr>
          <w:p w14:paraId="7C6E8F3E" w14:textId="77777777" w:rsidR="00503823" w:rsidRPr="00E95A07" w:rsidRDefault="00503823" w:rsidP="00EC12C9">
            <w:pPr>
              <w:pStyle w:val="TF-TEXTO-QUADRO"/>
              <w:rPr>
                <w:sz w:val="18"/>
                <w:szCs w:val="18"/>
              </w:rPr>
            </w:pPr>
            <w:r>
              <w:rPr>
                <w:sz w:val="18"/>
                <w:szCs w:val="18"/>
              </w:rPr>
              <w:t xml:space="preserve">Aplicar as regras de trânsito e situações diárias na estrada em parâmetros visíveis em tela o tempo todo para que o jogador perceba o impacto delas dentro do jogo de maneira responsiva e imediata. </w:t>
            </w:r>
          </w:p>
        </w:tc>
      </w:tr>
      <w:tr w:rsidR="00503823" w14:paraId="14418B61" w14:textId="77777777" w:rsidTr="00EC12C9">
        <w:tc>
          <w:tcPr>
            <w:tcW w:w="1305" w:type="dxa"/>
            <w:shd w:val="clear" w:color="auto" w:fill="auto"/>
          </w:tcPr>
          <w:p w14:paraId="4676451C" w14:textId="77777777" w:rsidR="00503823" w:rsidRPr="00E95A07" w:rsidRDefault="00503823" w:rsidP="00EC12C9">
            <w:pPr>
              <w:pStyle w:val="TF-TEXTO-QUADRO"/>
              <w:rPr>
                <w:sz w:val="18"/>
                <w:szCs w:val="18"/>
              </w:rPr>
            </w:pPr>
            <w:r w:rsidRPr="00E95A07">
              <w:rPr>
                <w:sz w:val="18"/>
                <w:szCs w:val="18"/>
              </w:rPr>
              <w:t>Ferramentas de desenvolvimento</w:t>
            </w:r>
          </w:p>
        </w:tc>
        <w:tc>
          <w:tcPr>
            <w:tcW w:w="7643" w:type="dxa"/>
            <w:shd w:val="clear" w:color="auto" w:fill="auto"/>
          </w:tcPr>
          <w:p w14:paraId="42460BDA" w14:textId="77777777" w:rsidR="00503823" w:rsidRPr="00E95A07" w:rsidRDefault="00503823" w:rsidP="00EC12C9">
            <w:pPr>
              <w:pStyle w:val="TF-TEXTO-QUADRO"/>
              <w:rPr>
                <w:sz w:val="18"/>
                <w:szCs w:val="18"/>
              </w:rPr>
            </w:pPr>
            <w:r>
              <w:rPr>
                <w:sz w:val="18"/>
                <w:szCs w:val="18"/>
              </w:rPr>
              <w:t>M</w:t>
            </w:r>
            <w:r w:rsidRPr="00C464F9">
              <w:rPr>
                <w:sz w:val="18"/>
                <w:szCs w:val="18"/>
              </w:rPr>
              <w:t xml:space="preserve">otor </w:t>
            </w:r>
            <w:r>
              <w:rPr>
                <w:sz w:val="18"/>
                <w:szCs w:val="18"/>
              </w:rPr>
              <w:t>de jogos</w:t>
            </w:r>
            <w:r w:rsidRPr="00C464F9">
              <w:rPr>
                <w:sz w:val="18"/>
                <w:szCs w:val="18"/>
              </w:rPr>
              <w:t xml:space="preserve"> Unity</w:t>
            </w:r>
            <w:r>
              <w:rPr>
                <w:sz w:val="18"/>
                <w:szCs w:val="18"/>
              </w:rPr>
              <w:t xml:space="preserve">, </w:t>
            </w:r>
            <w:r w:rsidRPr="00C464F9">
              <w:rPr>
                <w:sz w:val="18"/>
                <w:szCs w:val="18"/>
              </w:rPr>
              <w:t>conhecimentos contidos na lei 9.503/97 e suas resoluções complementares</w:t>
            </w:r>
            <w:r>
              <w:rPr>
                <w:sz w:val="18"/>
                <w:szCs w:val="18"/>
              </w:rPr>
              <w:t>.</w:t>
            </w:r>
          </w:p>
        </w:tc>
      </w:tr>
      <w:tr w:rsidR="00503823" w14:paraId="6D3D8BA5" w14:textId="77777777" w:rsidTr="00EC12C9">
        <w:tc>
          <w:tcPr>
            <w:tcW w:w="1305" w:type="dxa"/>
            <w:shd w:val="clear" w:color="auto" w:fill="auto"/>
          </w:tcPr>
          <w:p w14:paraId="318CD245" w14:textId="77777777" w:rsidR="00503823" w:rsidRPr="00E95A07" w:rsidRDefault="00503823" w:rsidP="00EC12C9">
            <w:pPr>
              <w:pStyle w:val="TF-TEXTO-QUADRO"/>
              <w:rPr>
                <w:sz w:val="18"/>
                <w:szCs w:val="18"/>
              </w:rPr>
            </w:pPr>
            <w:r w:rsidRPr="00E95A07">
              <w:rPr>
                <w:sz w:val="18"/>
                <w:szCs w:val="18"/>
              </w:rPr>
              <w:t>Resultados e conclusões</w:t>
            </w:r>
          </w:p>
        </w:tc>
        <w:tc>
          <w:tcPr>
            <w:tcW w:w="7643" w:type="dxa"/>
            <w:shd w:val="clear" w:color="auto" w:fill="auto"/>
          </w:tcPr>
          <w:p w14:paraId="026B663B" w14:textId="77777777" w:rsidR="00503823" w:rsidRPr="00E95A07" w:rsidRDefault="00503823" w:rsidP="00EC12C9">
            <w:pPr>
              <w:pStyle w:val="TF-TEXTO-QUADRO"/>
              <w:rPr>
                <w:sz w:val="18"/>
                <w:szCs w:val="18"/>
              </w:rPr>
            </w:pPr>
            <w:r>
              <w:rPr>
                <w:sz w:val="18"/>
                <w:szCs w:val="18"/>
              </w:rPr>
              <w:t>O aplicativo conseguiu entreter e ensinar leis de trânsito, porém ainda há necessidade de adicionar mais validações para aplicar mais leis e cenários colocando mais elementos do trânsito.</w:t>
            </w:r>
          </w:p>
        </w:tc>
      </w:tr>
    </w:tbl>
    <w:p w14:paraId="6D232B35" w14:textId="77777777" w:rsidR="00503823" w:rsidRDefault="00503823" w:rsidP="00503823">
      <w:pPr>
        <w:pStyle w:val="TF-FONTE"/>
      </w:pPr>
      <w:r>
        <w:t>Fonte: elaborado pelo autor.</w:t>
      </w:r>
    </w:p>
    <w:p w14:paraId="479144A2" w14:textId="34ABB8C9" w:rsidR="00503823" w:rsidRPr="00966C06" w:rsidRDefault="00503823" w:rsidP="006808F4">
      <w:pPr>
        <w:pStyle w:val="TF-TEXTO"/>
      </w:pPr>
      <w:r>
        <w:t>O trabalho de Buzzi (2018) apresenta o “</w:t>
      </w:r>
      <w:proofErr w:type="spellStart"/>
      <w:r>
        <w:t>TransitAR</w:t>
      </w:r>
      <w:proofErr w:type="spellEnd"/>
      <w:r>
        <w:t>”, um jogo educativo desenvolvido com o motor gráfico Unity, destinado a ensinar crianças e adolescentes sobre as regras de trânsito de forma divertida. O jogo avalia parâmetros como mecânica e combustível do veículo, descanso do condutor e pontos do jogador, ajustando esses valores conforme regras específicas e eventos relacionados às leis de trânsito. Desta forma, o trabalho de Buzzi (2018) é relevante por oferecer uma abordagem interativa ao ensino das leis de trânsito, mas poderia se beneficiar de um cenário mais complexo e de novas tecnologias para maior engajamento e realismo.</w:t>
      </w:r>
    </w:p>
    <w:p w14:paraId="2B02D7FD" w14:textId="77777777" w:rsidR="00503823" w:rsidRPr="001B7764" w:rsidRDefault="00503823" w:rsidP="00503823">
      <w:pPr>
        <w:pStyle w:val="TF-LEGENDA"/>
      </w:pPr>
      <w:bookmarkStart w:id="47" w:name="_Ref173511264"/>
      <w:r>
        <w:t xml:space="preserve">Quadro </w:t>
      </w:r>
      <w:fldSimple w:instr=" SEQ Quadro \* ARABIC ">
        <w:r>
          <w:rPr>
            <w:noProof/>
          </w:rPr>
          <w:t>3</w:t>
        </w:r>
      </w:fldSimple>
      <w:bookmarkEnd w:id="47"/>
      <w:r>
        <w:t xml:space="preserve"> – </w:t>
      </w:r>
      <w:r w:rsidRPr="00CC7FB6">
        <w:t xml:space="preserve">Análise </w:t>
      </w:r>
      <w:r>
        <w:t>d</w:t>
      </w:r>
      <w:r w:rsidRPr="00CC7FB6">
        <w:t xml:space="preserve">a Validade Comportamental </w:t>
      </w:r>
      <w:r>
        <w:t>d</w:t>
      </w:r>
      <w:r w:rsidRPr="00CC7FB6">
        <w:t xml:space="preserve">e Um Simulador </w:t>
      </w:r>
      <w:r>
        <w:t>d</w:t>
      </w:r>
      <w:r w:rsidRPr="00CC7FB6">
        <w:t>e Direção Imersivo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7"/>
        <w:gridCol w:w="7501"/>
      </w:tblGrid>
      <w:tr w:rsidR="00503823" w14:paraId="0E6673FB" w14:textId="77777777" w:rsidTr="00EC12C9">
        <w:tc>
          <w:tcPr>
            <w:tcW w:w="1447" w:type="dxa"/>
            <w:shd w:val="clear" w:color="auto" w:fill="auto"/>
          </w:tcPr>
          <w:p w14:paraId="2724D649" w14:textId="77777777" w:rsidR="00503823" w:rsidRPr="00E95A07" w:rsidRDefault="00503823" w:rsidP="00EC12C9">
            <w:pPr>
              <w:pStyle w:val="TF-TEXTO-QUADRO"/>
              <w:rPr>
                <w:sz w:val="18"/>
                <w:szCs w:val="18"/>
              </w:rPr>
            </w:pPr>
            <w:r w:rsidRPr="00E95A07">
              <w:rPr>
                <w:sz w:val="18"/>
                <w:szCs w:val="18"/>
              </w:rPr>
              <w:t>Referência</w:t>
            </w:r>
          </w:p>
        </w:tc>
        <w:tc>
          <w:tcPr>
            <w:tcW w:w="7501" w:type="dxa"/>
            <w:shd w:val="clear" w:color="auto" w:fill="auto"/>
          </w:tcPr>
          <w:p w14:paraId="4B3D6C09" w14:textId="77777777" w:rsidR="00503823" w:rsidRPr="00E95A07" w:rsidRDefault="00503823" w:rsidP="00EC12C9">
            <w:pPr>
              <w:pStyle w:val="TF-TEXTO-QUADRO"/>
              <w:rPr>
                <w:sz w:val="18"/>
                <w:szCs w:val="18"/>
              </w:rPr>
            </w:pPr>
            <w:proofErr w:type="spellStart"/>
            <w:r w:rsidRPr="00CC7FB6">
              <w:rPr>
                <w:sz w:val="18"/>
                <w:szCs w:val="18"/>
              </w:rPr>
              <w:t>Andriola</w:t>
            </w:r>
            <w:proofErr w:type="spellEnd"/>
            <w:r>
              <w:rPr>
                <w:sz w:val="18"/>
                <w:szCs w:val="18"/>
              </w:rPr>
              <w:t xml:space="preserve"> </w:t>
            </w:r>
            <w:r w:rsidRPr="00CC7FB6">
              <w:rPr>
                <w:sz w:val="18"/>
                <w:szCs w:val="18"/>
              </w:rPr>
              <w:t xml:space="preserve"> (2021)</w:t>
            </w:r>
          </w:p>
        </w:tc>
      </w:tr>
      <w:tr w:rsidR="00503823" w14:paraId="5F6FA453" w14:textId="77777777" w:rsidTr="00EC12C9">
        <w:tc>
          <w:tcPr>
            <w:tcW w:w="1447" w:type="dxa"/>
            <w:shd w:val="clear" w:color="auto" w:fill="auto"/>
          </w:tcPr>
          <w:p w14:paraId="0B7C2E71" w14:textId="77777777" w:rsidR="00503823" w:rsidRPr="00E95A07" w:rsidRDefault="00503823" w:rsidP="00EC12C9">
            <w:pPr>
              <w:pStyle w:val="TF-TEXTO-QUADRO"/>
              <w:rPr>
                <w:sz w:val="18"/>
                <w:szCs w:val="18"/>
              </w:rPr>
            </w:pPr>
            <w:r w:rsidRPr="00E95A07">
              <w:rPr>
                <w:sz w:val="18"/>
                <w:szCs w:val="18"/>
              </w:rPr>
              <w:t>Objetivos</w:t>
            </w:r>
          </w:p>
        </w:tc>
        <w:tc>
          <w:tcPr>
            <w:tcW w:w="7501" w:type="dxa"/>
            <w:shd w:val="clear" w:color="auto" w:fill="auto"/>
          </w:tcPr>
          <w:p w14:paraId="360E58C1" w14:textId="77777777" w:rsidR="00503823" w:rsidRPr="00E95A07" w:rsidRDefault="00503823" w:rsidP="00EC12C9">
            <w:pPr>
              <w:pStyle w:val="TF-TEXTO-QUADRO"/>
              <w:tabs>
                <w:tab w:val="left" w:pos="1375"/>
              </w:tabs>
              <w:rPr>
                <w:sz w:val="18"/>
                <w:szCs w:val="18"/>
              </w:rPr>
            </w:pPr>
            <w:r>
              <w:rPr>
                <w:sz w:val="18"/>
                <w:szCs w:val="18"/>
              </w:rPr>
              <w:t>V</w:t>
            </w:r>
            <w:r w:rsidRPr="00CC7FB6">
              <w:rPr>
                <w:sz w:val="18"/>
                <w:szCs w:val="18"/>
              </w:rPr>
              <w:t xml:space="preserve">alidar se um simulador de direção imersivo </w:t>
            </w:r>
            <w:r>
              <w:rPr>
                <w:sz w:val="18"/>
                <w:szCs w:val="18"/>
              </w:rPr>
              <w:t>para simular</w:t>
            </w:r>
            <w:r w:rsidRPr="00CC7FB6">
              <w:rPr>
                <w:sz w:val="18"/>
                <w:szCs w:val="18"/>
              </w:rPr>
              <w:t xml:space="preserve"> os comportamentos de alguém dirigindo num ambiente real</w:t>
            </w:r>
            <w:r>
              <w:rPr>
                <w:sz w:val="18"/>
                <w:szCs w:val="18"/>
              </w:rPr>
              <w:t>.</w:t>
            </w:r>
          </w:p>
        </w:tc>
      </w:tr>
      <w:tr w:rsidR="00503823" w14:paraId="17EB6C06" w14:textId="77777777" w:rsidTr="00EC12C9">
        <w:tc>
          <w:tcPr>
            <w:tcW w:w="1447" w:type="dxa"/>
            <w:shd w:val="clear" w:color="auto" w:fill="auto"/>
          </w:tcPr>
          <w:p w14:paraId="58FFF78A" w14:textId="77777777" w:rsidR="00503823" w:rsidRPr="00E95A07" w:rsidRDefault="00503823" w:rsidP="00EC12C9">
            <w:pPr>
              <w:pStyle w:val="TF-TEXTO-QUADRO"/>
              <w:rPr>
                <w:sz w:val="18"/>
                <w:szCs w:val="18"/>
              </w:rPr>
            </w:pPr>
            <w:r w:rsidRPr="00E95A07">
              <w:rPr>
                <w:sz w:val="18"/>
                <w:szCs w:val="18"/>
              </w:rPr>
              <w:t>Principais funcionalidades</w:t>
            </w:r>
          </w:p>
        </w:tc>
        <w:tc>
          <w:tcPr>
            <w:tcW w:w="7501" w:type="dxa"/>
            <w:shd w:val="clear" w:color="auto" w:fill="auto"/>
          </w:tcPr>
          <w:p w14:paraId="6EC85ED8" w14:textId="77777777" w:rsidR="00503823" w:rsidRPr="00E95A07" w:rsidRDefault="00503823" w:rsidP="00EC12C9">
            <w:pPr>
              <w:pStyle w:val="TF-TEXTO-QUADRO"/>
              <w:rPr>
                <w:sz w:val="18"/>
                <w:szCs w:val="18"/>
              </w:rPr>
            </w:pPr>
            <w:r>
              <w:rPr>
                <w:sz w:val="18"/>
                <w:szCs w:val="18"/>
              </w:rPr>
              <w:t>Captação de dados de um carro instrumentalizado e direção em simulador de direção monitorada.</w:t>
            </w:r>
          </w:p>
        </w:tc>
      </w:tr>
      <w:tr w:rsidR="00503823" w14:paraId="56AAF408" w14:textId="77777777" w:rsidTr="00EC12C9">
        <w:tc>
          <w:tcPr>
            <w:tcW w:w="1447" w:type="dxa"/>
            <w:shd w:val="clear" w:color="auto" w:fill="auto"/>
          </w:tcPr>
          <w:p w14:paraId="3D9BD6DB" w14:textId="77777777" w:rsidR="00503823" w:rsidRPr="00E95A07" w:rsidRDefault="00503823" w:rsidP="00EC12C9">
            <w:pPr>
              <w:pStyle w:val="TF-TEXTO-QUADRO"/>
              <w:rPr>
                <w:sz w:val="18"/>
                <w:szCs w:val="18"/>
              </w:rPr>
            </w:pPr>
            <w:r w:rsidRPr="00E95A07">
              <w:rPr>
                <w:sz w:val="18"/>
                <w:szCs w:val="18"/>
              </w:rPr>
              <w:t>Ferramentas de desenvolvimento</w:t>
            </w:r>
          </w:p>
        </w:tc>
        <w:tc>
          <w:tcPr>
            <w:tcW w:w="7501" w:type="dxa"/>
            <w:shd w:val="clear" w:color="auto" w:fill="auto"/>
          </w:tcPr>
          <w:p w14:paraId="1E8E5DA3" w14:textId="77777777" w:rsidR="00503823" w:rsidRPr="00E95A07" w:rsidRDefault="00503823" w:rsidP="00EC12C9">
            <w:pPr>
              <w:pStyle w:val="TF-TEXTO-QUADRO"/>
              <w:rPr>
                <w:sz w:val="18"/>
                <w:szCs w:val="18"/>
              </w:rPr>
            </w:pPr>
            <w:r w:rsidRPr="00C029F5">
              <w:rPr>
                <w:sz w:val="18"/>
                <w:szCs w:val="18"/>
              </w:rPr>
              <w:t>SAEPRO</w:t>
            </w:r>
            <w:r>
              <w:rPr>
                <w:sz w:val="18"/>
                <w:szCs w:val="18"/>
              </w:rPr>
              <w:t xml:space="preserve">, </w:t>
            </w:r>
            <w:r w:rsidRPr="00C029F5">
              <w:rPr>
                <w:sz w:val="18"/>
                <w:szCs w:val="18"/>
              </w:rPr>
              <w:t>Blender</w:t>
            </w:r>
            <w:r>
              <w:rPr>
                <w:sz w:val="18"/>
                <w:szCs w:val="18"/>
              </w:rPr>
              <w:t xml:space="preserve"> e o motor de jogos </w:t>
            </w:r>
            <w:r w:rsidRPr="00C029F5">
              <w:rPr>
                <w:sz w:val="18"/>
                <w:szCs w:val="18"/>
              </w:rPr>
              <w:t>Unity</w:t>
            </w:r>
            <w:r>
              <w:rPr>
                <w:sz w:val="18"/>
                <w:szCs w:val="18"/>
              </w:rPr>
              <w:t>.</w:t>
            </w:r>
          </w:p>
        </w:tc>
      </w:tr>
      <w:tr w:rsidR="00503823" w14:paraId="3E1C501D" w14:textId="77777777" w:rsidTr="00EC12C9">
        <w:tc>
          <w:tcPr>
            <w:tcW w:w="1447" w:type="dxa"/>
            <w:shd w:val="clear" w:color="auto" w:fill="auto"/>
          </w:tcPr>
          <w:p w14:paraId="7760AB1F" w14:textId="77777777" w:rsidR="00503823" w:rsidRPr="00E95A07" w:rsidRDefault="00503823" w:rsidP="00EC12C9">
            <w:pPr>
              <w:pStyle w:val="TF-TEXTO-QUADRO"/>
              <w:rPr>
                <w:sz w:val="18"/>
                <w:szCs w:val="18"/>
              </w:rPr>
            </w:pPr>
            <w:r w:rsidRPr="00E95A07">
              <w:rPr>
                <w:sz w:val="18"/>
                <w:szCs w:val="18"/>
              </w:rPr>
              <w:t>Resultados e conclusões</w:t>
            </w:r>
          </w:p>
        </w:tc>
        <w:tc>
          <w:tcPr>
            <w:tcW w:w="7501" w:type="dxa"/>
            <w:shd w:val="clear" w:color="auto" w:fill="auto"/>
          </w:tcPr>
          <w:p w14:paraId="5291CAC2" w14:textId="77777777" w:rsidR="00503823" w:rsidRPr="00E95A07" w:rsidRDefault="00503823" w:rsidP="00EC12C9">
            <w:pPr>
              <w:pStyle w:val="TF-TEXTO-QUADRO"/>
              <w:rPr>
                <w:sz w:val="18"/>
                <w:szCs w:val="18"/>
              </w:rPr>
            </w:pPr>
            <w:r>
              <w:rPr>
                <w:sz w:val="18"/>
                <w:szCs w:val="18"/>
              </w:rPr>
              <w:t>E</w:t>
            </w:r>
            <w:r w:rsidRPr="00CC7FB6">
              <w:rPr>
                <w:sz w:val="18"/>
                <w:szCs w:val="18"/>
              </w:rPr>
              <w:t>xiste sim uma relação entre o mundo real e virtual para as medidas de velocidade e posição lateral em rodovias de pista simples</w:t>
            </w:r>
            <w:r>
              <w:rPr>
                <w:sz w:val="18"/>
                <w:szCs w:val="18"/>
              </w:rPr>
              <w:t>.</w:t>
            </w:r>
          </w:p>
        </w:tc>
      </w:tr>
    </w:tbl>
    <w:p w14:paraId="5F3A47FE" w14:textId="77777777" w:rsidR="00503823" w:rsidRDefault="00503823" w:rsidP="00503823">
      <w:pPr>
        <w:pStyle w:val="TF-FONTE"/>
      </w:pPr>
      <w:r>
        <w:t>Fonte: elaborado pelo autor.</w:t>
      </w:r>
    </w:p>
    <w:p w14:paraId="51D4900C" w14:textId="4408FC4F" w:rsidR="00503823" w:rsidRPr="00966C06" w:rsidRDefault="00503823" w:rsidP="006808F4">
      <w:pPr>
        <w:pStyle w:val="TF-TEXTO"/>
      </w:pPr>
      <w:r>
        <w:t xml:space="preserve">O </w:t>
      </w:r>
      <w:r w:rsidRPr="00986F07">
        <w:t xml:space="preserve">estudo de </w:t>
      </w:r>
      <w:proofErr w:type="spellStart"/>
      <w:r w:rsidRPr="00986F07">
        <w:t>Andriola</w:t>
      </w:r>
      <w:proofErr w:type="spellEnd"/>
      <w:r w:rsidRPr="00986F07">
        <w:t xml:space="preserve"> (2021) foi conduzido para validar se um simulador de direção imersivo pode replicar os comportamentos de motoristas em ambientes reais, visando possibilitar a realização de testes em ambientes virtuais sem riscos. </w:t>
      </w:r>
      <w:r>
        <w:t>Com esse objetivo</w:t>
      </w:r>
      <w:r w:rsidRPr="00986F07">
        <w:t xml:space="preserve">, um trecho de 13 km de uma rodovia no Rio Grande do Sul </w:t>
      </w:r>
      <w:r>
        <w:t xml:space="preserve">foi </w:t>
      </w:r>
      <w:r w:rsidRPr="00986F07">
        <w:t>reconstruído virtualmente. O experimento contou com dois grupos: um utilizou um simulador na LASTRAN, equipado com volante, câmbio manual, pedais e óculos de realidade virtual, enquanto o outro dirigiu na mesma estrada real.</w:t>
      </w:r>
      <w:r>
        <w:t xml:space="preserve"> Os dados comparativos indicaram uma relação entre o mundo real e o virtual em termos de velocidade e posição lateral em rodovias de pista simples. </w:t>
      </w:r>
    </w:p>
    <w:p w14:paraId="62A706AE" w14:textId="77777777" w:rsidR="00503823" w:rsidRPr="00C85FCC" w:rsidRDefault="00503823" w:rsidP="00503823">
      <w:pPr>
        <w:pStyle w:val="TF-LEGENDA"/>
        <w:rPr>
          <w:lang w:val="en-US"/>
        </w:rPr>
      </w:pPr>
      <w:bookmarkStart w:id="48" w:name="_Ref173511288"/>
      <w:r w:rsidRPr="00C85FCC">
        <w:rPr>
          <w:lang w:val="en-US"/>
        </w:rPr>
        <w:t xml:space="preserve">Quadro </w:t>
      </w:r>
      <w:r>
        <w:fldChar w:fldCharType="begin"/>
      </w:r>
      <w:r w:rsidRPr="00C85FCC">
        <w:rPr>
          <w:lang w:val="en-US"/>
        </w:rPr>
        <w:instrText xml:space="preserve"> SEQ Quadro \* ARABIC </w:instrText>
      </w:r>
      <w:r>
        <w:fldChar w:fldCharType="separate"/>
      </w:r>
      <w:r w:rsidRPr="00C85FCC">
        <w:rPr>
          <w:noProof/>
          <w:lang w:val="en-US"/>
        </w:rPr>
        <w:t>4</w:t>
      </w:r>
      <w:r>
        <w:fldChar w:fldCharType="end"/>
      </w:r>
      <w:bookmarkEnd w:id="48"/>
      <w:r w:rsidRPr="00C85FCC">
        <w:rPr>
          <w:lang w:val="en-US"/>
        </w:rPr>
        <w:t xml:space="preserve"> </w:t>
      </w:r>
      <w:r w:rsidRPr="00090C1C">
        <w:rPr>
          <w:lang w:val="en-US"/>
        </w:rPr>
        <w:t>–</w:t>
      </w:r>
      <w:r>
        <w:rPr>
          <w:lang w:val="en-US"/>
        </w:rPr>
        <w:t xml:space="preserve"> </w:t>
      </w:r>
      <w:r w:rsidRPr="00C85FCC">
        <w:rPr>
          <w:lang w:val="en-US"/>
        </w:rPr>
        <w:t xml:space="preserve">A Case Study </w:t>
      </w:r>
      <w:r>
        <w:rPr>
          <w:lang w:val="en-US"/>
        </w:rPr>
        <w:t>o</w:t>
      </w:r>
      <w:r w:rsidRPr="00C85FCC">
        <w:rPr>
          <w:lang w:val="en-US"/>
        </w:rPr>
        <w:t xml:space="preserve">f </w:t>
      </w:r>
      <w:r>
        <w:rPr>
          <w:lang w:val="en-US"/>
        </w:rPr>
        <w:t>a</w:t>
      </w:r>
      <w:r w:rsidRPr="00C85FCC">
        <w:rPr>
          <w:lang w:val="en-US"/>
        </w:rPr>
        <w:t xml:space="preserve"> Virtual Reality‑Based Drink Driving Educational Tool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7"/>
        <w:gridCol w:w="7501"/>
      </w:tblGrid>
      <w:tr w:rsidR="00503823" w:rsidRPr="008076C6" w14:paraId="5965CF34" w14:textId="77777777" w:rsidTr="00EC12C9">
        <w:tc>
          <w:tcPr>
            <w:tcW w:w="1447" w:type="dxa"/>
            <w:shd w:val="clear" w:color="auto" w:fill="auto"/>
          </w:tcPr>
          <w:p w14:paraId="3CB837BF" w14:textId="77777777" w:rsidR="00503823" w:rsidRPr="00E95A07" w:rsidRDefault="00503823" w:rsidP="00EC12C9">
            <w:pPr>
              <w:pStyle w:val="TF-TEXTO-QUADRO"/>
              <w:rPr>
                <w:sz w:val="18"/>
                <w:szCs w:val="18"/>
              </w:rPr>
            </w:pPr>
            <w:r w:rsidRPr="00E95A07">
              <w:rPr>
                <w:sz w:val="18"/>
                <w:szCs w:val="18"/>
              </w:rPr>
              <w:t>Referência</w:t>
            </w:r>
          </w:p>
        </w:tc>
        <w:tc>
          <w:tcPr>
            <w:tcW w:w="7501" w:type="dxa"/>
            <w:shd w:val="clear" w:color="auto" w:fill="auto"/>
          </w:tcPr>
          <w:p w14:paraId="023F81DE" w14:textId="77777777" w:rsidR="00503823" w:rsidRPr="00C85FCC" w:rsidRDefault="00503823" w:rsidP="00EC12C9">
            <w:pPr>
              <w:pStyle w:val="TF-TEXTO-QUADRO"/>
              <w:rPr>
                <w:sz w:val="18"/>
                <w:szCs w:val="18"/>
                <w:lang w:val="en-US"/>
              </w:rPr>
            </w:pPr>
            <w:r w:rsidRPr="00C85FCC">
              <w:rPr>
                <w:sz w:val="18"/>
                <w:szCs w:val="18"/>
                <w:lang w:val="en-US"/>
              </w:rPr>
              <w:t>Masterton1</w:t>
            </w:r>
            <w:r>
              <w:rPr>
                <w:sz w:val="18"/>
                <w:szCs w:val="18"/>
                <w:lang w:val="en-US"/>
              </w:rPr>
              <w:t xml:space="preserve"> </w:t>
            </w:r>
            <w:r w:rsidRPr="00C85FCC">
              <w:rPr>
                <w:sz w:val="18"/>
                <w:szCs w:val="18"/>
                <w:lang w:val="en-US"/>
              </w:rPr>
              <w:t>e Wilson</w:t>
            </w:r>
            <w:r>
              <w:rPr>
                <w:sz w:val="18"/>
                <w:szCs w:val="18"/>
                <w:lang w:val="en-US"/>
              </w:rPr>
              <w:t xml:space="preserve"> </w:t>
            </w:r>
            <w:r w:rsidRPr="00C85FCC">
              <w:rPr>
                <w:sz w:val="18"/>
                <w:szCs w:val="18"/>
                <w:lang w:val="en-US"/>
              </w:rPr>
              <w:t>(2023)</w:t>
            </w:r>
          </w:p>
        </w:tc>
      </w:tr>
      <w:tr w:rsidR="00503823" w14:paraId="4BF11D81" w14:textId="77777777" w:rsidTr="00EC12C9">
        <w:tc>
          <w:tcPr>
            <w:tcW w:w="1447" w:type="dxa"/>
            <w:shd w:val="clear" w:color="auto" w:fill="auto"/>
          </w:tcPr>
          <w:p w14:paraId="31CAE884" w14:textId="77777777" w:rsidR="00503823" w:rsidRPr="00E95A07" w:rsidRDefault="00503823" w:rsidP="00EC12C9">
            <w:pPr>
              <w:pStyle w:val="TF-TEXTO-QUADRO"/>
              <w:rPr>
                <w:sz w:val="18"/>
                <w:szCs w:val="18"/>
              </w:rPr>
            </w:pPr>
            <w:r w:rsidRPr="00E95A07">
              <w:rPr>
                <w:sz w:val="18"/>
                <w:szCs w:val="18"/>
              </w:rPr>
              <w:t>Objetivos</w:t>
            </w:r>
          </w:p>
        </w:tc>
        <w:tc>
          <w:tcPr>
            <w:tcW w:w="7501" w:type="dxa"/>
            <w:shd w:val="clear" w:color="auto" w:fill="auto"/>
          </w:tcPr>
          <w:p w14:paraId="5046ECA4" w14:textId="77777777" w:rsidR="00503823" w:rsidRPr="00E95A07" w:rsidRDefault="00503823" w:rsidP="00EC12C9">
            <w:pPr>
              <w:pStyle w:val="TF-TEXTO-QUADRO"/>
              <w:rPr>
                <w:sz w:val="18"/>
                <w:szCs w:val="18"/>
              </w:rPr>
            </w:pPr>
            <w:r>
              <w:rPr>
                <w:sz w:val="18"/>
                <w:szCs w:val="18"/>
              </w:rPr>
              <w:t>I</w:t>
            </w:r>
            <w:r w:rsidRPr="00C85FCC">
              <w:rPr>
                <w:sz w:val="18"/>
                <w:szCs w:val="18"/>
              </w:rPr>
              <w:t>dentificar como o álcool afeta o reflexo, a identificação de objetos e a concentração das pessoas</w:t>
            </w:r>
            <w:r>
              <w:rPr>
                <w:sz w:val="18"/>
                <w:szCs w:val="18"/>
              </w:rPr>
              <w:t>.</w:t>
            </w:r>
          </w:p>
        </w:tc>
      </w:tr>
      <w:tr w:rsidR="00503823" w14:paraId="5509D299" w14:textId="77777777" w:rsidTr="00EC12C9">
        <w:tc>
          <w:tcPr>
            <w:tcW w:w="1447" w:type="dxa"/>
            <w:shd w:val="clear" w:color="auto" w:fill="auto"/>
          </w:tcPr>
          <w:p w14:paraId="7C05B41A" w14:textId="77777777" w:rsidR="00503823" w:rsidRPr="00E95A07" w:rsidRDefault="00503823" w:rsidP="00EC12C9">
            <w:pPr>
              <w:pStyle w:val="TF-TEXTO-QUADRO"/>
              <w:rPr>
                <w:sz w:val="18"/>
                <w:szCs w:val="18"/>
              </w:rPr>
            </w:pPr>
            <w:r w:rsidRPr="00E95A07">
              <w:rPr>
                <w:sz w:val="18"/>
                <w:szCs w:val="18"/>
              </w:rPr>
              <w:t>Principais funcionalidades</w:t>
            </w:r>
          </w:p>
        </w:tc>
        <w:tc>
          <w:tcPr>
            <w:tcW w:w="7501" w:type="dxa"/>
            <w:shd w:val="clear" w:color="auto" w:fill="auto"/>
          </w:tcPr>
          <w:p w14:paraId="01DB4C46" w14:textId="77777777" w:rsidR="00503823" w:rsidRPr="00E95A07" w:rsidRDefault="00503823" w:rsidP="00EC12C9">
            <w:pPr>
              <w:pStyle w:val="TF-TEXTO-QUADRO"/>
              <w:rPr>
                <w:sz w:val="18"/>
                <w:szCs w:val="18"/>
              </w:rPr>
            </w:pPr>
            <w:r>
              <w:rPr>
                <w:sz w:val="18"/>
                <w:szCs w:val="18"/>
              </w:rPr>
              <w:t>Monitoramento de onde o usuário está olhando e filtro de embriaguez.</w:t>
            </w:r>
          </w:p>
        </w:tc>
      </w:tr>
      <w:tr w:rsidR="00503823" w14:paraId="68C5C3D6" w14:textId="77777777" w:rsidTr="00EC12C9">
        <w:tc>
          <w:tcPr>
            <w:tcW w:w="1447" w:type="dxa"/>
            <w:shd w:val="clear" w:color="auto" w:fill="auto"/>
          </w:tcPr>
          <w:p w14:paraId="74E12820" w14:textId="77777777" w:rsidR="00503823" w:rsidRPr="00E95A07" w:rsidRDefault="00503823" w:rsidP="00EC12C9">
            <w:pPr>
              <w:pStyle w:val="TF-TEXTO-QUADRO"/>
              <w:rPr>
                <w:sz w:val="18"/>
                <w:szCs w:val="18"/>
              </w:rPr>
            </w:pPr>
            <w:r w:rsidRPr="00E95A07">
              <w:rPr>
                <w:sz w:val="18"/>
                <w:szCs w:val="18"/>
              </w:rPr>
              <w:t>Ferramentas de desenvolvimento</w:t>
            </w:r>
          </w:p>
        </w:tc>
        <w:tc>
          <w:tcPr>
            <w:tcW w:w="7501" w:type="dxa"/>
            <w:shd w:val="clear" w:color="auto" w:fill="auto"/>
          </w:tcPr>
          <w:p w14:paraId="7CCD3DB8" w14:textId="77777777" w:rsidR="00503823" w:rsidRPr="00E95A07" w:rsidRDefault="00503823" w:rsidP="00EC12C9">
            <w:pPr>
              <w:pStyle w:val="TF-TEXTO-QUADRO"/>
              <w:rPr>
                <w:sz w:val="18"/>
                <w:szCs w:val="18"/>
              </w:rPr>
            </w:pPr>
            <w:r>
              <w:rPr>
                <w:sz w:val="18"/>
                <w:szCs w:val="18"/>
              </w:rPr>
              <w:t>Motor de jogos Unity.</w:t>
            </w:r>
          </w:p>
        </w:tc>
      </w:tr>
      <w:tr w:rsidR="00503823" w14:paraId="301E46D0" w14:textId="77777777" w:rsidTr="00EC12C9">
        <w:tc>
          <w:tcPr>
            <w:tcW w:w="1447" w:type="dxa"/>
            <w:shd w:val="clear" w:color="auto" w:fill="auto"/>
          </w:tcPr>
          <w:p w14:paraId="05F6DCA9" w14:textId="77777777" w:rsidR="00503823" w:rsidRPr="00E95A07" w:rsidRDefault="00503823" w:rsidP="00EC12C9">
            <w:pPr>
              <w:pStyle w:val="TF-TEXTO-QUADRO"/>
              <w:rPr>
                <w:sz w:val="18"/>
                <w:szCs w:val="18"/>
              </w:rPr>
            </w:pPr>
            <w:r w:rsidRPr="00E95A07">
              <w:rPr>
                <w:sz w:val="18"/>
                <w:szCs w:val="18"/>
              </w:rPr>
              <w:t>Resultados e conclusões</w:t>
            </w:r>
          </w:p>
        </w:tc>
        <w:tc>
          <w:tcPr>
            <w:tcW w:w="7501" w:type="dxa"/>
            <w:shd w:val="clear" w:color="auto" w:fill="auto"/>
          </w:tcPr>
          <w:p w14:paraId="6A7BF2CB" w14:textId="77777777" w:rsidR="00503823" w:rsidRPr="00E95A07" w:rsidRDefault="00503823" w:rsidP="00EC12C9">
            <w:pPr>
              <w:pStyle w:val="TF-TEXTO-QUADRO"/>
              <w:rPr>
                <w:sz w:val="18"/>
                <w:szCs w:val="18"/>
              </w:rPr>
            </w:pPr>
            <w:r>
              <w:rPr>
                <w:sz w:val="18"/>
                <w:szCs w:val="18"/>
              </w:rPr>
              <w:t>Com</w:t>
            </w:r>
            <w:r w:rsidRPr="00BB5AFF">
              <w:rPr>
                <w:sz w:val="18"/>
                <w:szCs w:val="18"/>
              </w:rPr>
              <w:t xml:space="preserve"> filtros gráficos e atrasos de tempo, a ferramenta simul</w:t>
            </w:r>
            <w:r>
              <w:rPr>
                <w:sz w:val="18"/>
                <w:szCs w:val="18"/>
              </w:rPr>
              <w:t>ou com sucesso</w:t>
            </w:r>
            <w:r w:rsidRPr="00BB5AFF">
              <w:rPr>
                <w:sz w:val="18"/>
                <w:szCs w:val="18"/>
              </w:rPr>
              <w:t xml:space="preserve"> os efeitos do álcool, como a redução das habilidades de observação, concentração e tempo de reação</w:t>
            </w:r>
            <w:r>
              <w:rPr>
                <w:sz w:val="18"/>
                <w:szCs w:val="18"/>
              </w:rPr>
              <w:t>.</w:t>
            </w:r>
          </w:p>
        </w:tc>
      </w:tr>
    </w:tbl>
    <w:p w14:paraId="148F7713" w14:textId="77777777" w:rsidR="00503823" w:rsidRDefault="00503823" w:rsidP="00503823">
      <w:pPr>
        <w:pStyle w:val="TF-FONTE"/>
      </w:pPr>
      <w:r>
        <w:t>Fonte: elaborado pelo autor.</w:t>
      </w:r>
    </w:p>
    <w:p w14:paraId="1AFC7864" w14:textId="71D69FAF" w:rsidR="00503823" w:rsidRPr="00966C06" w:rsidRDefault="00503823" w:rsidP="006808F4">
      <w:pPr>
        <w:pStyle w:val="TF-TEXTO"/>
      </w:pPr>
      <w:r w:rsidRPr="00C85FCC">
        <w:t>O estudo de Masterton1 e Wilson (2023) busc</w:t>
      </w:r>
      <w:r>
        <w:t>a</w:t>
      </w:r>
      <w:r w:rsidRPr="00C85FCC">
        <w:t xml:space="preserve"> identificar como o consumo de álcool afeta o reflexo, a identificação de objetos e a concentração, utilizando um Google </w:t>
      </w:r>
      <w:proofErr w:type="spellStart"/>
      <w:r w:rsidRPr="00C85FCC">
        <w:t>Cardboard</w:t>
      </w:r>
      <w:proofErr w:type="spellEnd"/>
      <w:r w:rsidRPr="00C85FCC">
        <w:t xml:space="preserve"> para realidade imersiva e filtros que simulam </w:t>
      </w:r>
      <w:r w:rsidRPr="00C85FCC">
        <w:lastRenderedPageBreak/>
        <w:t xml:space="preserve">os efeitos da embriaguez. </w:t>
      </w:r>
      <w:r w:rsidR="006808F4">
        <w:t>O</w:t>
      </w:r>
      <w:r w:rsidR="006808F4" w:rsidRPr="00C85FCC">
        <w:t>s dados mostraram que, os participantes dedicaram menos atenção a objetos importantes</w:t>
      </w:r>
      <w:r w:rsidR="006808F4">
        <w:t xml:space="preserve"> e aumentaram seu tempo de resposta com o filtro de embriaguez</w:t>
      </w:r>
      <w:r w:rsidR="006808F4" w:rsidRPr="00C85FCC">
        <w:t>.</w:t>
      </w:r>
    </w:p>
    <w:p w14:paraId="6D16161A" w14:textId="4E048B8D" w:rsidR="00F255FC" w:rsidRDefault="00745B17" w:rsidP="00C211BE">
      <w:pPr>
        <w:pStyle w:val="Ttulo1"/>
      </w:pPr>
      <w:r>
        <w:t>DESCRIÇÃO</w:t>
      </w:r>
      <w:r w:rsidR="008046E9">
        <w:t xml:space="preserve"> DO Jogo</w:t>
      </w:r>
    </w:p>
    <w:p w14:paraId="035AC980" w14:textId="7F375564" w:rsidR="00F255FC" w:rsidRDefault="00745B17" w:rsidP="00707CFC">
      <w:pPr>
        <w:pStyle w:val="TF-TEXTO"/>
      </w:pPr>
      <w:r>
        <w:t xml:space="preserve">Nesta seção </w:t>
      </w:r>
      <w:r w:rsidR="00D557D2">
        <w:t xml:space="preserve">serão apresentados detalhes do desenvolvimento do jogo, divido em duas categorias especificação e implementação. A especificação contendo os </w:t>
      </w:r>
      <w:del w:id="49" w:author="Dalton Solano dos Reis" w:date="2025-06-28T19:21:00Z" w16du:dateUtc="2025-06-28T22:21:00Z">
        <w:r w:rsidR="00D557D2" w:rsidDel="00E50DDF">
          <w:delText xml:space="preserve">requisitos </w:delText>
        </w:r>
      </w:del>
      <w:ins w:id="50" w:author="Dalton Solano dos Reis" w:date="2025-06-28T19:21:00Z" w16du:dateUtc="2025-06-28T22:21:00Z">
        <w:r w:rsidR="00E50DDF">
          <w:t>R</w:t>
        </w:r>
        <w:r w:rsidR="00E50DDF">
          <w:t xml:space="preserve">equisitos </w:t>
        </w:r>
      </w:ins>
      <w:del w:id="51" w:author="Dalton Solano dos Reis" w:date="2025-06-28T19:21:00Z" w16du:dateUtc="2025-06-28T22:21:00Z">
        <w:r w:rsidR="00D557D2" w:rsidDel="00E50DDF">
          <w:delText xml:space="preserve">funcionais </w:delText>
        </w:r>
      </w:del>
      <w:ins w:id="52" w:author="Dalton Solano dos Reis" w:date="2025-06-28T19:21:00Z" w16du:dateUtc="2025-06-28T22:21:00Z">
        <w:r w:rsidR="00E50DDF">
          <w:t>F</w:t>
        </w:r>
        <w:r w:rsidR="00E50DDF">
          <w:t xml:space="preserve">uncionais </w:t>
        </w:r>
        <w:r w:rsidR="00E50DDF">
          <w:t>(</w:t>
        </w:r>
        <w:proofErr w:type="spellStart"/>
        <w:r w:rsidR="00E50DDF">
          <w:t>RFs</w:t>
        </w:r>
        <w:proofErr w:type="spellEnd"/>
        <w:r w:rsidR="00E50DDF">
          <w:t xml:space="preserve">) </w:t>
        </w:r>
      </w:ins>
      <w:proofErr w:type="gramStart"/>
      <w:r w:rsidR="00D557D2">
        <w:t xml:space="preserve">e </w:t>
      </w:r>
      <w:ins w:id="53" w:author="Dalton Solano dos Reis" w:date="2025-06-28T19:21:00Z" w16du:dateUtc="2025-06-28T22:21:00Z">
        <w:r w:rsidR="00E50DDF">
          <w:t>Requisitos</w:t>
        </w:r>
        <w:proofErr w:type="gramEnd"/>
        <w:r w:rsidR="00E50DDF">
          <w:t xml:space="preserve"> </w:t>
        </w:r>
      </w:ins>
      <w:del w:id="54" w:author="Dalton Solano dos Reis" w:date="2025-06-28T19:22:00Z" w16du:dateUtc="2025-06-28T22:22:00Z">
        <w:r w:rsidR="00D557D2" w:rsidDel="00E50DDF">
          <w:delText xml:space="preserve">não </w:delText>
        </w:r>
      </w:del>
      <w:ins w:id="55" w:author="Dalton Solano dos Reis" w:date="2025-06-28T19:22:00Z" w16du:dateUtc="2025-06-28T22:22:00Z">
        <w:r w:rsidR="00E50DDF">
          <w:t>N</w:t>
        </w:r>
        <w:r w:rsidR="00E50DDF">
          <w:t xml:space="preserve">ão </w:t>
        </w:r>
      </w:ins>
      <w:del w:id="56" w:author="Dalton Solano dos Reis" w:date="2025-06-28T19:22:00Z" w16du:dateUtc="2025-06-28T22:22:00Z">
        <w:r w:rsidR="00D557D2" w:rsidDel="00E50DDF">
          <w:delText xml:space="preserve">funcionais </w:delText>
        </w:r>
      </w:del>
      <w:ins w:id="57" w:author="Dalton Solano dos Reis" w:date="2025-06-28T19:22:00Z" w16du:dateUtc="2025-06-28T22:22:00Z">
        <w:r w:rsidR="00E50DDF">
          <w:t>F</w:t>
        </w:r>
        <w:r w:rsidR="00E50DDF">
          <w:t xml:space="preserve">uncionais </w:t>
        </w:r>
        <w:r w:rsidR="00E50DDF">
          <w:t>(</w:t>
        </w:r>
        <w:proofErr w:type="spellStart"/>
        <w:r w:rsidR="00E50DDF">
          <w:t>RNFs</w:t>
        </w:r>
        <w:proofErr w:type="spellEnd"/>
        <w:r w:rsidR="00E50DDF">
          <w:t xml:space="preserve">) </w:t>
        </w:r>
      </w:ins>
      <w:r w:rsidR="00D557D2">
        <w:t>além de explanações sobre aspectos funcionais, e a implementação que detalha o ferramental, dificuldades e escolhas</w:t>
      </w:r>
      <w:r w:rsidR="00707CFC">
        <w:t xml:space="preserve"> feitas no desenvolvimento.</w:t>
      </w:r>
      <w:r w:rsidR="00D557D2">
        <w:t xml:space="preserve"> </w:t>
      </w:r>
      <w:r w:rsidR="002E179E">
        <w:t xml:space="preserve"> </w:t>
      </w:r>
      <w:ins w:id="58" w:author="Dalton Solano dos Reis" w:date="2025-06-28T20:02:00Z" w16du:dateUtc="2025-06-28T23:02:00Z">
        <w:r w:rsidR="00D25BCD" w:rsidRPr="00D25BCD">
          <w:rPr>
            <w:highlight w:val="yellow"/>
            <w:rPrChange w:id="59" w:author="Dalton Solano dos Reis" w:date="2025-06-28T20:02:00Z" w16du:dateUtc="2025-06-28T23:02:00Z">
              <w:rPr/>
            </w:rPrChange>
          </w:rPr>
          <w:t>@@@Acrescentar seção de Operacionalização da Aplicação</w:t>
        </w:r>
      </w:ins>
    </w:p>
    <w:p w14:paraId="16352410" w14:textId="40C8E099" w:rsidR="00327CB1" w:rsidRDefault="00327CB1" w:rsidP="00327CB1">
      <w:pPr>
        <w:pStyle w:val="Ttulo2"/>
      </w:pPr>
      <w:r>
        <w:t>Especificação</w:t>
      </w:r>
    </w:p>
    <w:p w14:paraId="6EB3E511" w14:textId="1707FE4F" w:rsidR="004C2632" w:rsidRDefault="004C2632" w:rsidP="004C2632">
      <w:pPr>
        <w:pStyle w:val="TF-TEXTO"/>
      </w:pPr>
      <w:r>
        <w:t xml:space="preserve">Para melhor entendimento do jogo segue abaixo os </w:t>
      </w:r>
      <w:del w:id="60" w:author="Dalton Solano dos Reis" w:date="2025-06-28T19:22:00Z" w16du:dateUtc="2025-06-28T22:22:00Z">
        <w:r w:rsidDel="00E50DDF">
          <w:delText>Requisitos Funcionais (</w:delText>
        </w:r>
      </w:del>
      <w:proofErr w:type="spellStart"/>
      <w:r>
        <w:t>RF</w:t>
      </w:r>
      <w:ins w:id="61" w:author="Dalton Solano dos Reis" w:date="2025-06-28T19:22:00Z" w16du:dateUtc="2025-06-28T22:22:00Z">
        <w:r w:rsidR="00E50DDF">
          <w:t>s</w:t>
        </w:r>
      </w:ins>
      <w:proofErr w:type="spellEnd"/>
      <w:del w:id="62" w:author="Dalton Solano dos Reis" w:date="2025-06-28T19:22:00Z" w16du:dateUtc="2025-06-28T22:22:00Z">
        <w:r w:rsidDel="00E50DDF">
          <w:delText>)</w:delText>
        </w:r>
      </w:del>
      <w:r>
        <w:t xml:space="preserve"> no Quadro</w:t>
      </w:r>
      <w:r w:rsidR="006808F4">
        <w:t xml:space="preserve"> 2</w:t>
      </w:r>
      <w:r>
        <w:t xml:space="preserve"> e os </w:t>
      </w:r>
      <w:del w:id="63" w:author="Dalton Solano dos Reis" w:date="2025-06-28T19:22:00Z" w16du:dateUtc="2025-06-28T22:22:00Z">
        <w:r w:rsidDel="00E50DDF">
          <w:delText>Requisitos Não Funcionais (</w:delText>
        </w:r>
      </w:del>
      <w:proofErr w:type="spellStart"/>
      <w:r>
        <w:t>RNF</w:t>
      </w:r>
      <w:ins w:id="64" w:author="Dalton Solano dos Reis" w:date="2025-06-28T19:22:00Z" w16du:dateUtc="2025-06-28T22:22:00Z">
        <w:r w:rsidR="00E50DDF">
          <w:t>s</w:t>
        </w:r>
        <w:proofErr w:type="spellEnd"/>
        <w:r w:rsidR="00E50DDF">
          <w:t xml:space="preserve"> </w:t>
        </w:r>
      </w:ins>
      <w:del w:id="65" w:author="Dalton Solano dos Reis" w:date="2025-06-28T19:22:00Z" w16du:dateUtc="2025-06-28T22:22:00Z">
        <w:r w:rsidDel="00E50DDF">
          <w:delText xml:space="preserve">) </w:delText>
        </w:r>
      </w:del>
      <w:r>
        <w:t>no Quadro</w:t>
      </w:r>
      <w:r w:rsidR="006808F4">
        <w:t xml:space="preserve"> 3</w:t>
      </w:r>
      <w:r>
        <w:t>.</w:t>
      </w:r>
    </w:p>
    <w:p w14:paraId="0667A927" w14:textId="3F5EE048" w:rsidR="004C2632" w:rsidRDefault="004C2632" w:rsidP="004C2632">
      <w:pPr>
        <w:pStyle w:val="TF-LEGENDA"/>
      </w:pPr>
      <w:r>
        <w:t>Quadro</w:t>
      </w:r>
      <w:r w:rsidR="006808F4">
        <w:t xml:space="preserve"> 2</w:t>
      </w:r>
      <w:r>
        <w:t xml:space="preserve"> – Requisitos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7"/>
        <w:gridCol w:w="8171"/>
      </w:tblGrid>
      <w:tr w:rsidR="004C2632" w:rsidRPr="008076C6" w14:paraId="18E489A4" w14:textId="77777777" w:rsidTr="004C2632">
        <w:tc>
          <w:tcPr>
            <w:tcW w:w="787" w:type="dxa"/>
            <w:shd w:val="clear" w:color="auto" w:fill="auto"/>
          </w:tcPr>
          <w:p w14:paraId="51D0E6E7" w14:textId="77777777" w:rsidR="004C2632" w:rsidRPr="00E95A07" w:rsidRDefault="004C2632" w:rsidP="00EC12C9">
            <w:pPr>
              <w:pStyle w:val="TF-TEXTO-QUADRO"/>
              <w:rPr>
                <w:sz w:val="18"/>
                <w:szCs w:val="18"/>
              </w:rPr>
            </w:pPr>
            <w:r>
              <w:rPr>
                <w:sz w:val="18"/>
                <w:szCs w:val="18"/>
              </w:rPr>
              <w:t>RF01</w:t>
            </w:r>
          </w:p>
        </w:tc>
        <w:tc>
          <w:tcPr>
            <w:tcW w:w="8171" w:type="dxa"/>
            <w:shd w:val="clear" w:color="auto" w:fill="auto"/>
          </w:tcPr>
          <w:p w14:paraId="56370C6D" w14:textId="099B24BC" w:rsidR="004C2632" w:rsidRPr="00C6674E" w:rsidRDefault="00C6674E" w:rsidP="00EC12C9">
            <w:pPr>
              <w:pStyle w:val="TF-TEXTO-QUADRO"/>
              <w:rPr>
                <w:sz w:val="18"/>
                <w:szCs w:val="18"/>
              </w:rPr>
            </w:pPr>
            <w:r w:rsidRPr="00C6674E">
              <w:rPr>
                <w:sz w:val="18"/>
                <w:szCs w:val="18"/>
              </w:rPr>
              <w:t>O jogo deve possuir u</w:t>
            </w:r>
            <w:r>
              <w:rPr>
                <w:sz w:val="18"/>
                <w:szCs w:val="18"/>
              </w:rPr>
              <w:t>m menu inicial para a escolha de diferentes cenários</w:t>
            </w:r>
          </w:p>
        </w:tc>
      </w:tr>
      <w:tr w:rsidR="004C2632" w14:paraId="3DBBEFEC" w14:textId="77777777" w:rsidTr="004C2632">
        <w:tc>
          <w:tcPr>
            <w:tcW w:w="787" w:type="dxa"/>
            <w:shd w:val="clear" w:color="auto" w:fill="auto"/>
          </w:tcPr>
          <w:p w14:paraId="12811C77" w14:textId="49631E5C" w:rsidR="004C2632" w:rsidRPr="00E95A07" w:rsidRDefault="00C6674E" w:rsidP="00EC12C9">
            <w:pPr>
              <w:pStyle w:val="TF-TEXTO-QUADRO"/>
              <w:rPr>
                <w:sz w:val="18"/>
                <w:szCs w:val="18"/>
              </w:rPr>
            </w:pPr>
            <w:r>
              <w:rPr>
                <w:sz w:val="18"/>
                <w:szCs w:val="18"/>
              </w:rPr>
              <w:t>RF02</w:t>
            </w:r>
          </w:p>
        </w:tc>
        <w:tc>
          <w:tcPr>
            <w:tcW w:w="8171" w:type="dxa"/>
            <w:shd w:val="clear" w:color="auto" w:fill="auto"/>
          </w:tcPr>
          <w:p w14:paraId="7E2DCA6F" w14:textId="1B3ABB97" w:rsidR="004C2632" w:rsidRPr="00E95A07" w:rsidRDefault="00C6674E" w:rsidP="00EC12C9">
            <w:pPr>
              <w:pStyle w:val="TF-TEXTO-QUADRO"/>
              <w:rPr>
                <w:sz w:val="18"/>
                <w:szCs w:val="18"/>
              </w:rPr>
            </w:pPr>
            <w:r>
              <w:rPr>
                <w:sz w:val="18"/>
                <w:szCs w:val="18"/>
              </w:rPr>
              <w:t xml:space="preserve">O jogo deve </w:t>
            </w:r>
            <w:r w:rsidR="00443EA5">
              <w:rPr>
                <w:sz w:val="18"/>
                <w:szCs w:val="18"/>
              </w:rPr>
              <w:t>mimetizar as mãos reais para mão virtuais dentro do ambiente virtual</w:t>
            </w:r>
          </w:p>
        </w:tc>
      </w:tr>
      <w:tr w:rsidR="004C2632" w14:paraId="72ADA2A0" w14:textId="77777777" w:rsidTr="004C2632">
        <w:tc>
          <w:tcPr>
            <w:tcW w:w="787" w:type="dxa"/>
            <w:shd w:val="clear" w:color="auto" w:fill="auto"/>
          </w:tcPr>
          <w:p w14:paraId="6DF00447" w14:textId="34B56F64" w:rsidR="004C2632" w:rsidRPr="00E95A07" w:rsidRDefault="00443EA5" w:rsidP="00EC12C9">
            <w:pPr>
              <w:pStyle w:val="TF-TEXTO-QUADRO"/>
              <w:rPr>
                <w:sz w:val="18"/>
                <w:szCs w:val="18"/>
              </w:rPr>
            </w:pPr>
            <w:r>
              <w:rPr>
                <w:sz w:val="18"/>
                <w:szCs w:val="18"/>
              </w:rPr>
              <w:t>RF03</w:t>
            </w:r>
          </w:p>
        </w:tc>
        <w:tc>
          <w:tcPr>
            <w:tcW w:w="8171" w:type="dxa"/>
            <w:shd w:val="clear" w:color="auto" w:fill="auto"/>
          </w:tcPr>
          <w:p w14:paraId="2BE105F0" w14:textId="3ABDB092" w:rsidR="004C2632" w:rsidRPr="00E95A07" w:rsidRDefault="00443EA5" w:rsidP="00EC12C9">
            <w:pPr>
              <w:pStyle w:val="TF-TEXTO-QUADRO"/>
              <w:rPr>
                <w:sz w:val="18"/>
                <w:szCs w:val="18"/>
              </w:rPr>
            </w:pPr>
            <w:r>
              <w:rPr>
                <w:sz w:val="18"/>
                <w:szCs w:val="18"/>
              </w:rPr>
              <w:t>O jogo deve mostrar o movimento do volante real dentro do ambiente virtual</w:t>
            </w:r>
          </w:p>
        </w:tc>
      </w:tr>
      <w:tr w:rsidR="004C2632" w14:paraId="34541F1A" w14:textId="77777777" w:rsidTr="004C2632">
        <w:tc>
          <w:tcPr>
            <w:tcW w:w="787" w:type="dxa"/>
            <w:shd w:val="clear" w:color="auto" w:fill="auto"/>
          </w:tcPr>
          <w:p w14:paraId="0A44B72F" w14:textId="3E0EEE36" w:rsidR="004C2632" w:rsidRPr="00E95A07" w:rsidRDefault="00443EA5" w:rsidP="00EC12C9">
            <w:pPr>
              <w:pStyle w:val="TF-TEXTO-QUADRO"/>
              <w:rPr>
                <w:sz w:val="18"/>
                <w:szCs w:val="18"/>
              </w:rPr>
            </w:pPr>
            <w:r>
              <w:rPr>
                <w:sz w:val="18"/>
                <w:szCs w:val="18"/>
              </w:rPr>
              <w:t>RF04</w:t>
            </w:r>
          </w:p>
        </w:tc>
        <w:tc>
          <w:tcPr>
            <w:tcW w:w="8171" w:type="dxa"/>
            <w:shd w:val="clear" w:color="auto" w:fill="auto"/>
          </w:tcPr>
          <w:p w14:paraId="09343EA6" w14:textId="629EB5FC" w:rsidR="004C2632" w:rsidRPr="00E95A07" w:rsidRDefault="00443EA5" w:rsidP="00EC12C9">
            <w:pPr>
              <w:pStyle w:val="TF-TEXTO-QUADRO"/>
              <w:rPr>
                <w:sz w:val="18"/>
                <w:szCs w:val="18"/>
              </w:rPr>
            </w:pPr>
            <w:r>
              <w:rPr>
                <w:sz w:val="18"/>
                <w:szCs w:val="18"/>
              </w:rPr>
              <w:t xml:space="preserve">O jogo deve </w:t>
            </w:r>
            <w:r w:rsidR="00303283">
              <w:rPr>
                <w:sz w:val="18"/>
                <w:szCs w:val="18"/>
              </w:rPr>
              <w:t>possuir</w:t>
            </w:r>
            <w:r>
              <w:rPr>
                <w:sz w:val="18"/>
                <w:szCs w:val="18"/>
              </w:rPr>
              <w:t xml:space="preserve"> um sistema de feedback no volante para pista molhada</w:t>
            </w:r>
          </w:p>
        </w:tc>
      </w:tr>
      <w:tr w:rsidR="004C2632" w14:paraId="19F83AE8" w14:textId="77777777" w:rsidTr="004C2632">
        <w:tc>
          <w:tcPr>
            <w:tcW w:w="787" w:type="dxa"/>
            <w:shd w:val="clear" w:color="auto" w:fill="auto"/>
          </w:tcPr>
          <w:p w14:paraId="1A39F626" w14:textId="70DE41E8" w:rsidR="004C2632" w:rsidRPr="00E95A07" w:rsidRDefault="00303283" w:rsidP="00EC12C9">
            <w:pPr>
              <w:pStyle w:val="TF-TEXTO-QUADRO"/>
              <w:rPr>
                <w:sz w:val="18"/>
                <w:szCs w:val="18"/>
              </w:rPr>
            </w:pPr>
            <w:r>
              <w:rPr>
                <w:sz w:val="18"/>
                <w:szCs w:val="18"/>
              </w:rPr>
              <w:t>RF05</w:t>
            </w:r>
          </w:p>
        </w:tc>
        <w:tc>
          <w:tcPr>
            <w:tcW w:w="8171" w:type="dxa"/>
            <w:shd w:val="clear" w:color="auto" w:fill="auto"/>
          </w:tcPr>
          <w:p w14:paraId="3CA4D125" w14:textId="0CAB6F0F" w:rsidR="004C2632" w:rsidRPr="00E95A07" w:rsidRDefault="00303283" w:rsidP="00EC12C9">
            <w:pPr>
              <w:pStyle w:val="TF-TEXTO-QUADRO"/>
              <w:rPr>
                <w:sz w:val="18"/>
                <w:szCs w:val="18"/>
              </w:rPr>
            </w:pPr>
            <w:r>
              <w:rPr>
                <w:sz w:val="18"/>
                <w:szCs w:val="18"/>
              </w:rPr>
              <w:t>O jogo deve possuir um sistema de feedback no volante para pista de terra</w:t>
            </w:r>
          </w:p>
        </w:tc>
      </w:tr>
      <w:tr w:rsidR="004C2632" w14:paraId="04A557BF" w14:textId="77777777" w:rsidTr="004C2632">
        <w:tc>
          <w:tcPr>
            <w:tcW w:w="787" w:type="dxa"/>
            <w:shd w:val="clear" w:color="auto" w:fill="auto"/>
          </w:tcPr>
          <w:p w14:paraId="62F88E2D" w14:textId="40344114" w:rsidR="004C2632" w:rsidRPr="00E95A07" w:rsidRDefault="00303283" w:rsidP="00EC12C9">
            <w:pPr>
              <w:pStyle w:val="TF-TEXTO-QUADRO"/>
              <w:rPr>
                <w:sz w:val="18"/>
                <w:szCs w:val="18"/>
              </w:rPr>
            </w:pPr>
            <w:r>
              <w:rPr>
                <w:sz w:val="18"/>
                <w:szCs w:val="18"/>
              </w:rPr>
              <w:t>RF06</w:t>
            </w:r>
          </w:p>
        </w:tc>
        <w:tc>
          <w:tcPr>
            <w:tcW w:w="8171" w:type="dxa"/>
            <w:shd w:val="clear" w:color="auto" w:fill="auto"/>
          </w:tcPr>
          <w:p w14:paraId="74734184" w14:textId="47E3509A" w:rsidR="00303283" w:rsidRDefault="00303283" w:rsidP="00EC12C9">
            <w:pPr>
              <w:pStyle w:val="TF-TEXTO-QUADRO"/>
              <w:rPr>
                <w:sz w:val="18"/>
                <w:szCs w:val="18"/>
              </w:rPr>
            </w:pPr>
            <w:r>
              <w:rPr>
                <w:sz w:val="18"/>
                <w:szCs w:val="18"/>
              </w:rPr>
              <w:t>O jogo deve colocar o usuário em primeira pessoa dentro de um kart</w:t>
            </w:r>
          </w:p>
        </w:tc>
      </w:tr>
      <w:tr w:rsidR="00303283" w14:paraId="7DF68018" w14:textId="77777777" w:rsidTr="004C2632">
        <w:tc>
          <w:tcPr>
            <w:tcW w:w="787" w:type="dxa"/>
            <w:shd w:val="clear" w:color="auto" w:fill="auto"/>
          </w:tcPr>
          <w:p w14:paraId="65804C17" w14:textId="0E4F0DE0" w:rsidR="00303283" w:rsidRDefault="00303283" w:rsidP="00EC12C9">
            <w:pPr>
              <w:pStyle w:val="TF-TEXTO-QUADRO"/>
              <w:rPr>
                <w:sz w:val="18"/>
                <w:szCs w:val="18"/>
              </w:rPr>
            </w:pPr>
            <w:r>
              <w:rPr>
                <w:sz w:val="18"/>
                <w:szCs w:val="18"/>
              </w:rPr>
              <w:t>RF07</w:t>
            </w:r>
          </w:p>
        </w:tc>
        <w:tc>
          <w:tcPr>
            <w:tcW w:w="8171" w:type="dxa"/>
            <w:shd w:val="clear" w:color="auto" w:fill="auto"/>
          </w:tcPr>
          <w:p w14:paraId="05F4087E" w14:textId="633D576D" w:rsidR="00303283" w:rsidRDefault="00303283" w:rsidP="00EC12C9">
            <w:pPr>
              <w:pStyle w:val="TF-TEXTO-QUADRO"/>
              <w:rPr>
                <w:sz w:val="18"/>
                <w:szCs w:val="18"/>
              </w:rPr>
            </w:pPr>
            <w:r>
              <w:rPr>
                <w:sz w:val="18"/>
                <w:szCs w:val="18"/>
              </w:rPr>
              <w:t>O jogo deve colocar um sistema de sinto de segurança</w:t>
            </w:r>
          </w:p>
        </w:tc>
      </w:tr>
      <w:tr w:rsidR="00303283" w14:paraId="0D7D4198" w14:textId="77777777" w:rsidTr="004C2632">
        <w:tc>
          <w:tcPr>
            <w:tcW w:w="787" w:type="dxa"/>
            <w:shd w:val="clear" w:color="auto" w:fill="auto"/>
          </w:tcPr>
          <w:p w14:paraId="16EB95A2" w14:textId="434868AD" w:rsidR="00303283" w:rsidRDefault="00303283" w:rsidP="00EC12C9">
            <w:pPr>
              <w:pStyle w:val="TF-TEXTO-QUADRO"/>
              <w:rPr>
                <w:sz w:val="18"/>
                <w:szCs w:val="18"/>
              </w:rPr>
            </w:pPr>
            <w:r>
              <w:rPr>
                <w:sz w:val="18"/>
                <w:szCs w:val="18"/>
              </w:rPr>
              <w:t>RF08</w:t>
            </w:r>
          </w:p>
        </w:tc>
        <w:tc>
          <w:tcPr>
            <w:tcW w:w="8171" w:type="dxa"/>
            <w:shd w:val="clear" w:color="auto" w:fill="auto"/>
          </w:tcPr>
          <w:p w14:paraId="66D827D7" w14:textId="1C9E1462" w:rsidR="00240776" w:rsidRDefault="00303283" w:rsidP="00EC12C9">
            <w:pPr>
              <w:pStyle w:val="TF-TEXTO-QUADRO"/>
              <w:rPr>
                <w:sz w:val="18"/>
                <w:szCs w:val="18"/>
              </w:rPr>
            </w:pPr>
            <w:r>
              <w:rPr>
                <w:sz w:val="18"/>
                <w:szCs w:val="18"/>
              </w:rPr>
              <w:t xml:space="preserve">O jogo deve colocar um sistema para </w:t>
            </w:r>
            <w:r w:rsidR="00240776">
              <w:rPr>
                <w:sz w:val="18"/>
                <w:szCs w:val="18"/>
              </w:rPr>
              <w:t>o motor morrer</w:t>
            </w:r>
          </w:p>
        </w:tc>
      </w:tr>
      <w:tr w:rsidR="00303283" w14:paraId="672A0EBD" w14:textId="77777777" w:rsidTr="004C2632">
        <w:tc>
          <w:tcPr>
            <w:tcW w:w="787" w:type="dxa"/>
            <w:shd w:val="clear" w:color="auto" w:fill="auto"/>
          </w:tcPr>
          <w:p w14:paraId="6E2F917A" w14:textId="0DD71292" w:rsidR="00303283" w:rsidRDefault="00240776" w:rsidP="00EC12C9">
            <w:pPr>
              <w:pStyle w:val="TF-TEXTO-QUADRO"/>
              <w:rPr>
                <w:sz w:val="18"/>
                <w:szCs w:val="18"/>
              </w:rPr>
            </w:pPr>
            <w:r>
              <w:rPr>
                <w:sz w:val="18"/>
                <w:szCs w:val="18"/>
              </w:rPr>
              <w:t>RF09</w:t>
            </w:r>
          </w:p>
        </w:tc>
        <w:tc>
          <w:tcPr>
            <w:tcW w:w="8171" w:type="dxa"/>
            <w:shd w:val="clear" w:color="auto" w:fill="auto"/>
          </w:tcPr>
          <w:p w14:paraId="31ECDEBF" w14:textId="07BFF11B" w:rsidR="00303283" w:rsidRDefault="00240776" w:rsidP="00EC12C9">
            <w:pPr>
              <w:pStyle w:val="TF-TEXTO-QUADRO"/>
              <w:rPr>
                <w:sz w:val="18"/>
                <w:szCs w:val="18"/>
              </w:rPr>
            </w:pPr>
            <w:r>
              <w:rPr>
                <w:sz w:val="18"/>
                <w:szCs w:val="18"/>
              </w:rPr>
              <w:t xml:space="preserve">O jogo deve ter um sistema de </w:t>
            </w:r>
            <w:r w:rsidR="00E0011F">
              <w:rPr>
                <w:sz w:val="18"/>
                <w:szCs w:val="18"/>
              </w:rPr>
              <w:t xml:space="preserve">troca de </w:t>
            </w:r>
            <w:r>
              <w:rPr>
                <w:sz w:val="18"/>
                <w:szCs w:val="18"/>
              </w:rPr>
              <w:t>marcha</w:t>
            </w:r>
          </w:p>
        </w:tc>
      </w:tr>
      <w:tr w:rsidR="00303283" w14:paraId="7AAF31A7" w14:textId="77777777" w:rsidTr="004C2632">
        <w:tc>
          <w:tcPr>
            <w:tcW w:w="787" w:type="dxa"/>
            <w:shd w:val="clear" w:color="auto" w:fill="auto"/>
          </w:tcPr>
          <w:p w14:paraId="6510C48D" w14:textId="614A8C72" w:rsidR="00303283" w:rsidRDefault="00240776" w:rsidP="00EC12C9">
            <w:pPr>
              <w:pStyle w:val="TF-TEXTO-QUADRO"/>
              <w:rPr>
                <w:sz w:val="18"/>
                <w:szCs w:val="18"/>
              </w:rPr>
            </w:pPr>
            <w:r>
              <w:rPr>
                <w:sz w:val="18"/>
                <w:szCs w:val="18"/>
              </w:rPr>
              <w:t>RF10</w:t>
            </w:r>
          </w:p>
        </w:tc>
        <w:tc>
          <w:tcPr>
            <w:tcW w:w="8171" w:type="dxa"/>
            <w:shd w:val="clear" w:color="auto" w:fill="auto"/>
          </w:tcPr>
          <w:p w14:paraId="4F513D73" w14:textId="37F0DBFC" w:rsidR="00303283" w:rsidRDefault="00240776" w:rsidP="00EC12C9">
            <w:pPr>
              <w:pStyle w:val="TF-TEXTO-QUADRO"/>
              <w:rPr>
                <w:sz w:val="18"/>
                <w:szCs w:val="18"/>
              </w:rPr>
            </w:pPr>
            <w:r>
              <w:rPr>
                <w:sz w:val="18"/>
                <w:szCs w:val="18"/>
              </w:rPr>
              <w:t>O jogo deve considerar pedais de embreagem, aceleração e freio</w:t>
            </w:r>
            <w:r w:rsidR="00760399">
              <w:rPr>
                <w:sz w:val="18"/>
                <w:szCs w:val="18"/>
              </w:rPr>
              <w:t xml:space="preserve"> independentemente</w:t>
            </w:r>
          </w:p>
        </w:tc>
      </w:tr>
      <w:tr w:rsidR="00303283" w14:paraId="283A86A7" w14:textId="77777777" w:rsidTr="004C2632">
        <w:tc>
          <w:tcPr>
            <w:tcW w:w="787" w:type="dxa"/>
            <w:shd w:val="clear" w:color="auto" w:fill="auto"/>
          </w:tcPr>
          <w:p w14:paraId="7FF3FC78" w14:textId="6C777A3A" w:rsidR="00303283" w:rsidRDefault="00240776" w:rsidP="00EC12C9">
            <w:pPr>
              <w:pStyle w:val="TF-TEXTO-QUADRO"/>
              <w:rPr>
                <w:sz w:val="18"/>
                <w:szCs w:val="18"/>
              </w:rPr>
            </w:pPr>
            <w:r>
              <w:rPr>
                <w:sz w:val="18"/>
                <w:szCs w:val="18"/>
              </w:rPr>
              <w:t>RF11</w:t>
            </w:r>
          </w:p>
        </w:tc>
        <w:tc>
          <w:tcPr>
            <w:tcW w:w="8171" w:type="dxa"/>
            <w:shd w:val="clear" w:color="auto" w:fill="auto"/>
          </w:tcPr>
          <w:p w14:paraId="4E297A02" w14:textId="22EFC777" w:rsidR="00303283" w:rsidRDefault="00240776" w:rsidP="00EC12C9">
            <w:pPr>
              <w:pStyle w:val="TF-TEXTO-QUADRO"/>
              <w:rPr>
                <w:sz w:val="18"/>
                <w:szCs w:val="18"/>
              </w:rPr>
            </w:pPr>
            <w:r>
              <w:rPr>
                <w:sz w:val="18"/>
                <w:szCs w:val="18"/>
              </w:rPr>
              <w:t>O jogo deve aplicar força G aplicada ao kart</w:t>
            </w:r>
          </w:p>
        </w:tc>
      </w:tr>
      <w:tr w:rsidR="00303283" w14:paraId="71FA8E79" w14:textId="77777777" w:rsidTr="004C2632">
        <w:tc>
          <w:tcPr>
            <w:tcW w:w="787" w:type="dxa"/>
            <w:shd w:val="clear" w:color="auto" w:fill="auto"/>
          </w:tcPr>
          <w:p w14:paraId="79DBF015" w14:textId="5DFB2C99" w:rsidR="00303283" w:rsidRDefault="00240776" w:rsidP="00EC12C9">
            <w:pPr>
              <w:pStyle w:val="TF-TEXTO-QUADRO"/>
              <w:rPr>
                <w:sz w:val="18"/>
                <w:szCs w:val="18"/>
              </w:rPr>
            </w:pPr>
            <w:r>
              <w:rPr>
                <w:sz w:val="18"/>
                <w:szCs w:val="18"/>
              </w:rPr>
              <w:t>RF12</w:t>
            </w:r>
          </w:p>
        </w:tc>
        <w:tc>
          <w:tcPr>
            <w:tcW w:w="8171" w:type="dxa"/>
            <w:shd w:val="clear" w:color="auto" w:fill="auto"/>
          </w:tcPr>
          <w:p w14:paraId="05964C52" w14:textId="1BCB2D9F" w:rsidR="00303283" w:rsidRDefault="00240776" w:rsidP="00EC12C9">
            <w:pPr>
              <w:pStyle w:val="TF-TEXTO-QUADRO"/>
              <w:rPr>
                <w:sz w:val="18"/>
                <w:szCs w:val="18"/>
              </w:rPr>
            </w:pPr>
            <w:r>
              <w:rPr>
                <w:sz w:val="18"/>
                <w:szCs w:val="18"/>
              </w:rPr>
              <w:t>O jogo deve ter um sistema de injeção eletrônica</w:t>
            </w:r>
          </w:p>
        </w:tc>
      </w:tr>
      <w:tr w:rsidR="00240776" w14:paraId="1B64EEC3" w14:textId="77777777" w:rsidTr="004C2632">
        <w:tc>
          <w:tcPr>
            <w:tcW w:w="787" w:type="dxa"/>
            <w:shd w:val="clear" w:color="auto" w:fill="auto"/>
          </w:tcPr>
          <w:p w14:paraId="6089E819" w14:textId="6465CE05" w:rsidR="00240776" w:rsidRDefault="00240776" w:rsidP="00EC12C9">
            <w:pPr>
              <w:pStyle w:val="TF-TEXTO-QUADRO"/>
              <w:rPr>
                <w:sz w:val="18"/>
                <w:szCs w:val="18"/>
              </w:rPr>
            </w:pPr>
            <w:r>
              <w:rPr>
                <w:sz w:val="18"/>
                <w:szCs w:val="18"/>
              </w:rPr>
              <w:t>RF13</w:t>
            </w:r>
          </w:p>
        </w:tc>
        <w:tc>
          <w:tcPr>
            <w:tcW w:w="8171" w:type="dxa"/>
            <w:shd w:val="clear" w:color="auto" w:fill="auto"/>
          </w:tcPr>
          <w:p w14:paraId="2599E14C" w14:textId="37E38D6C" w:rsidR="00240776" w:rsidRDefault="00240776" w:rsidP="00EC12C9">
            <w:pPr>
              <w:pStyle w:val="TF-TEXTO-QUADRO"/>
              <w:rPr>
                <w:sz w:val="18"/>
                <w:szCs w:val="18"/>
              </w:rPr>
            </w:pPr>
            <w:r>
              <w:rPr>
                <w:sz w:val="18"/>
                <w:szCs w:val="18"/>
              </w:rPr>
              <w:t>O jogo deve ter um sistema de rotação do motor e rotação de roda independente</w:t>
            </w:r>
          </w:p>
        </w:tc>
      </w:tr>
      <w:tr w:rsidR="00303283" w14:paraId="3A4F4D3E" w14:textId="77777777" w:rsidTr="004C2632">
        <w:tc>
          <w:tcPr>
            <w:tcW w:w="787" w:type="dxa"/>
            <w:shd w:val="clear" w:color="auto" w:fill="auto"/>
          </w:tcPr>
          <w:p w14:paraId="512DE8E6" w14:textId="2546D562" w:rsidR="00303283" w:rsidRDefault="00240776" w:rsidP="00EC12C9">
            <w:pPr>
              <w:pStyle w:val="TF-TEXTO-QUADRO"/>
              <w:rPr>
                <w:sz w:val="18"/>
                <w:szCs w:val="18"/>
              </w:rPr>
            </w:pPr>
            <w:r>
              <w:rPr>
                <w:sz w:val="18"/>
                <w:szCs w:val="18"/>
              </w:rPr>
              <w:t>RF14</w:t>
            </w:r>
          </w:p>
        </w:tc>
        <w:tc>
          <w:tcPr>
            <w:tcW w:w="8171" w:type="dxa"/>
            <w:shd w:val="clear" w:color="auto" w:fill="auto"/>
          </w:tcPr>
          <w:p w14:paraId="694C9725" w14:textId="40B480EA" w:rsidR="00303283" w:rsidRDefault="00240776" w:rsidP="00EC12C9">
            <w:pPr>
              <w:pStyle w:val="TF-TEXTO-QUADRO"/>
              <w:rPr>
                <w:sz w:val="18"/>
                <w:szCs w:val="18"/>
              </w:rPr>
            </w:pPr>
            <w:r>
              <w:rPr>
                <w:sz w:val="18"/>
                <w:szCs w:val="18"/>
              </w:rPr>
              <w:t>O jogo deve aplicar força de torque conforme a rotação interna do motor e marcha atual</w:t>
            </w:r>
          </w:p>
        </w:tc>
      </w:tr>
      <w:tr w:rsidR="00240776" w14:paraId="65B572F8" w14:textId="77777777" w:rsidTr="004C2632">
        <w:tc>
          <w:tcPr>
            <w:tcW w:w="787" w:type="dxa"/>
            <w:shd w:val="clear" w:color="auto" w:fill="auto"/>
          </w:tcPr>
          <w:p w14:paraId="334BDE33" w14:textId="023C464B" w:rsidR="00240776" w:rsidRDefault="00240776" w:rsidP="00EC12C9">
            <w:pPr>
              <w:pStyle w:val="TF-TEXTO-QUADRO"/>
              <w:rPr>
                <w:sz w:val="18"/>
                <w:szCs w:val="18"/>
              </w:rPr>
            </w:pPr>
            <w:r>
              <w:rPr>
                <w:sz w:val="18"/>
                <w:szCs w:val="18"/>
              </w:rPr>
              <w:t>RF15</w:t>
            </w:r>
          </w:p>
        </w:tc>
        <w:tc>
          <w:tcPr>
            <w:tcW w:w="8171" w:type="dxa"/>
            <w:shd w:val="clear" w:color="auto" w:fill="auto"/>
          </w:tcPr>
          <w:p w14:paraId="009816F5" w14:textId="27142951" w:rsidR="00240776" w:rsidRDefault="00240776" w:rsidP="00EC12C9">
            <w:pPr>
              <w:pStyle w:val="TF-TEXTO-QUADRO"/>
              <w:rPr>
                <w:sz w:val="18"/>
                <w:szCs w:val="18"/>
              </w:rPr>
            </w:pPr>
            <w:r>
              <w:rPr>
                <w:sz w:val="18"/>
                <w:szCs w:val="18"/>
              </w:rPr>
              <w:t>O jogo deve aplicar freio a motor conforme a rotação interna do motor</w:t>
            </w:r>
          </w:p>
        </w:tc>
      </w:tr>
    </w:tbl>
    <w:p w14:paraId="398DBBD3" w14:textId="7040835D" w:rsidR="004C2632" w:rsidRDefault="004C2632" w:rsidP="004C2632">
      <w:pPr>
        <w:pStyle w:val="TF-FONTE"/>
      </w:pPr>
      <w:r>
        <w:t>Fonte: elaborado pelo autor.</w:t>
      </w:r>
    </w:p>
    <w:p w14:paraId="0D6B6DF0" w14:textId="68D520AA" w:rsidR="004C2632" w:rsidRDefault="004C2632" w:rsidP="004C2632">
      <w:pPr>
        <w:pStyle w:val="TF-LEGENDA"/>
      </w:pPr>
      <w:r>
        <w:t>Quadro</w:t>
      </w:r>
      <w:r w:rsidR="006808F4">
        <w:t xml:space="preserve"> 3</w:t>
      </w:r>
      <w:r>
        <w:t xml:space="preserve"> – Requisitos Não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8341"/>
      </w:tblGrid>
      <w:tr w:rsidR="004C2632" w:rsidRPr="008076C6" w14:paraId="529DA293" w14:textId="77777777" w:rsidTr="00EC12C9">
        <w:tc>
          <w:tcPr>
            <w:tcW w:w="617" w:type="dxa"/>
            <w:shd w:val="clear" w:color="auto" w:fill="auto"/>
          </w:tcPr>
          <w:p w14:paraId="6D655352" w14:textId="02D659D6" w:rsidR="004C2632" w:rsidRPr="00E95A07" w:rsidRDefault="004C2632" w:rsidP="00EC12C9">
            <w:pPr>
              <w:pStyle w:val="TF-TEXTO-QUADRO"/>
              <w:rPr>
                <w:sz w:val="18"/>
                <w:szCs w:val="18"/>
              </w:rPr>
            </w:pPr>
            <w:r>
              <w:rPr>
                <w:sz w:val="18"/>
                <w:szCs w:val="18"/>
              </w:rPr>
              <w:t>RNF01</w:t>
            </w:r>
          </w:p>
        </w:tc>
        <w:tc>
          <w:tcPr>
            <w:tcW w:w="8341" w:type="dxa"/>
            <w:shd w:val="clear" w:color="auto" w:fill="auto"/>
          </w:tcPr>
          <w:p w14:paraId="633A6766" w14:textId="58B0338C" w:rsidR="004C2632" w:rsidRPr="00C6674E" w:rsidRDefault="00C6674E" w:rsidP="00EC12C9">
            <w:pPr>
              <w:pStyle w:val="TF-TEXTO-QUADRO"/>
              <w:rPr>
                <w:sz w:val="18"/>
                <w:szCs w:val="18"/>
              </w:rPr>
            </w:pPr>
            <w:r w:rsidRPr="00C6674E">
              <w:rPr>
                <w:sz w:val="18"/>
                <w:szCs w:val="18"/>
              </w:rPr>
              <w:t>O jogo deve</w:t>
            </w:r>
            <w:r>
              <w:rPr>
                <w:sz w:val="18"/>
                <w:szCs w:val="18"/>
              </w:rPr>
              <w:t xml:space="preserve"> ser</w:t>
            </w:r>
            <w:r w:rsidRPr="00C6674E">
              <w:rPr>
                <w:sz w:val="18"/>
                <w:szCs w:val="18"/>
              </w:rPr>
              <w:t xml:space="preserve"> d</w:t>
            </w:r>
            <w:r>
              <w:rPr>
                <w:sz w:val="18"/>
                <w:szCs w:val="18"/>
              </w:rPr>
              <w:t>esenvolvido no Unity</w:t>
            </w:r>
          </w:p>
        </w:tc>
      </w:tr>
      <w:tr w:rsidR="004C2632" w14:paraId="48216109" w14:textId="77777777" w:rsidTr="00EC12C9">
        <w:tc>
          <w:tcPr>
            <w:tcW w:w="617" w:type="dxa"/>
            <w:shd w:val="clear" w:color="auto" w:fill="auto"/>
          </w:tcPr>
          <w:p w14:paraId="0472B82C" w14:textId="6B650C9D" w:rsidR="004C2632" w:rsidRPr="00E95A07" w:rsidRDefault="00C6674E" w:rsidP="00EC12C9">
            <w:pPr>
              <w:pStyle w:val="TF-TEXTO-QUADRO"/>
              <w:rPr>
                <w:sz w:val="18"/>
                <w:szCs w:val="18"/>
              </w:rPr>
            </w:pPr>
            <w:r>
              <w:rPr>
                <w:sz w:val="18"/>
                <w:szCs w:val="18"/>
              </w:rPr>
              <w:t>RNF02</w:t>
            </w:r>
          </w:p>
        </w:tc>
        <w:tc>
          <w:tcPr>
            <w:tcW w:w="8341" w:type="dxa"/>
            <w:shd w:val="clear" w:color="auto" w:fill="auto"/>
          </w:tcPr>
          <w:p w14:paraId="4010307F" w14:textId="26E95540" w:rsidR="004C2632" w:rsidRPr="00E95A07" w:rsidRDefault="00C6674E" w:rsidP="00EC12C9">
            <w:pPr>
              <w:pStyle w:val="TF-TEXTO-QUADRO"/>
              <w:rPr>
                <w:sz w:val="18"/>
                <w:szCs w:val="18"/>
              </w:rPr>
            </w:pPr>
            <w:r>
              <w:rPr>
                <w:sz w:val="18"/>
                <w:szCs w:val="18"/>
              </w:rPr>
              <w:t>O jogo deve rodar no computador</w:t>
            </w:r>
          </w:p>
        </w:tc>
      </w:tr>
      <w:tr w:rsidR="004C2632" w14:paraId="26D81E3E" w14:textId="77777777" w:rsidTr="00EC12C9">
        <w:tc>
          <w:tcPr>
            <w:tcW w:w="617" w:type="dxa"/>
            <w:shd w:val="clear" w:color="auto" w:fill="auto"/>
          </w:tcPr>
          <w:p w14:paraId="43947B7F" w14:textId="115CB7E3" w:rsidR="004C2632" w:rsidRPr="00E95A07" w:rsidRDefault="00C6674E" w:rsidP="00EC12C9">
            <w:pPr>
              <w:pStyle w:val="TF-TEXTO-QUADRO"/>
              <w:rPr>
                <w:sz w:val="18"/>
                <w:szCs w:val="18"/>
              </w:rPr>
            </w:pPr>
            <w:r>
              <w:rPr>
                <w:sz w:val="18"/>
                <w:szCs w:val="18"/>
              </w:rPr>
              <w:t>RNF03</w:t>
            </w:r>
          </w:p>
        </w:tc>
        <w:tc>
          <w:tcPr>
            <w:tcW w:w="8341" w:type="dxa"/>
            <w:shd w:val="clear" w:color="auto" w:fill="auto"/>
          </w:tcPr>
          <w:p w14:paraId="3252A030" w14:textId="1B9B8FBD" w:rsidR="004C2632" w:rsidRPr="00E95A07" w:rsidRDefault="00C6674E" w:rsidP="00EC12C9">
            <w:pPr>
              <w:pStyle w:val="TF-TEXTO-QUADRO"/>
              <w:rPr>
                <w:sz w:val="18"/>
                <w:szCs w:val="18"/>
              </w:rPr>
            </w:pPr>
            <w:r>
              <w:rPr>
                <w:sz w:val="18"/>
                <w:szCs w:val="18"/>
              </w:rPr>
              <w:t xml:space="preserve">O jogo deve utilizar C# como linguagem de programação </w:t>
            </w:r>
          </w:p>
        </w:tc>
      </w:tr>
      <w:tr w:rsidR="004C2632" w14:paraId="3BDC08B5" w14:textId="77777777" w:rsidTr="00EC12C9">
        <w:tc>
          <w:tcPr>
            <w:tcW w:w="617" w:type="dxa"/>
            <w:shd w:val="clear" w:color="auto" w:fill="auto"/>
          </w:tcPr>
          <w:p w14:paraId="4C0CEAF8" w14:textId="1CB7B4D6" w:rsidR="004C2632" w:rsidRPr="00E95A07" w:rsidRDefault="00C6674E" w:rsidP="00EC12C9">
            <w:pPr>
              <w:pStyle w:val="TF-TEXTO-QUADRO"/>
              <w:rPr>
                <w:sz w:val="18"/>
                <w:szCs w:val="18"/>
              </w:rPr>
            </w:pPr>
            <w:r>
              <w:rPr>
                <w:sz w:val="18"/>
                <w:szCs w:val="18"/>
              </w:rPr>
              <w:t>RNF04</w:t>
            </w:r>
          </w:p>
        </w:tc>
        <w:tc>
          <w:tcPr>
            <w:tcW w:w="8341" w:type="dxa"/>
            <w:shd w:val="clear" w:color="auto" w:fill="auto"/>
          </w:tcPr>
          <w:p w14:paraId="269EF9A5" w14:textId="7E788AA1" w:rsidR="004C2632" w:rsidRPr="00E95A07" w:rsidRDefault="00C6674E" w:rsidP="00EC12C9">
            <w:pPr>
              <w:pStyle w:val="TF-TEXTO-QUADRO"/>
              <w:rPr>
                <w:sz w:val="18"/>
                <w:szCs w:val="18"/>
              </w:rPr>
            </w:pPr>
            <w:r>
              <w:rPr>
                <w:sz w:val="18"/>
                <w:szCs w:val="18"/>
              </w:rPr>
              <w:t>O jogo deve utilizar o Quest 2 como exibição de vídeo</w:t>
            </w:r>
          </w:p>
        </w:tc>
      </w:tr>
      <w:tr w:rsidR="004C2632" w14:paraId="01E1574F" w14:textId="77777777" w:rsidTr="00EC12C9">
        <w:tc>
          <w:tcPr>
            <w:tcW w:w="617" w:type="dxa"/>
            <w:shd w:val="clear" w:color="auto" w:fill="auto"/>
          </w:tcPr>
          <w:p w14:paraId="0346D276" w14:textId="008837D7" w:rsidR="004C2632" w:rsidRPr="00E95A07" w:rsidRDefault="00C6674E" w:rsidP="00EC12C9">
            <w:pPr>
              <w:pStyle w:val="TF-TEXTO-QUADRO"/>
              <w:rPr>
                <w:sz w:val="18"/>
                <w:szCs w:val="18"/>
              </w:rPr>
            </w:pPr>
            <w:r>
              <w:rPr>
                <w:sz w:val="18"/>
                <w:szCs w:val="18"/>
              </w:rPr>
              <w:t>RNF05</w:t>
            </w:r>
          </w:p>
        </w:tc>
        <w:tc>
          <w:tcPr>
            <w:tcW w:w="8341" w:type="dxa"/>
            <w:shd w:val="clear" w:color="auto" w:fill="auto"/>
          </w:tcPr>
          <w:p w14:paraId="4F04B004" w14:textId="75943D22" w:rsidR="004C2632" w:rsidRPr="00E95A07" w:rsidRDefault="00C6674E" w:rsidP="00EC12C9">
            <w:pPr>
              <w:pStyle w:val="TF-TEXTO-QUADRO"/>
              <w:rPr>
                <w:sz w:val="18"/>
                <w:szCs w:val="18"/>
              </w:rPr>
            </w:pPr>
            <w:r>
              <w:rPr>
                <w:sz w:val="18"/>
                <w:szCs w:val="18"/>
              </w:rPr>
              <w:t>O jogo deve ler dados do ambiente real do Quest 2</w:t>
            </w:r>
          </w:p>
        </w:tc>
      </w:tr>
      <w:tr w:rsidR="004C2632" w14:paraId="7EB6B70E" w14:textId="77777777" w:rsidTr="00EC12C9">
        <w:tc>
          <w:tcPr>
            <w:tcW w:w="617" w:type="dxa"/>
            <w:shd w:val="clear" w:color="auto" w:fill="auto"/>
          </w:tcPr>
          <w:p w14:paraId="3CDF319D" w14:textId="2026554C" w:rsidR="004C2632" w:rsidRPr="00E95A07" w:rsidRDefault="00C6674E" w:rsidP="00EC12C9">
            <w:pPr>
              <w:pStyle w:val="TF-TEXTO-QUADRO"/>
              <w:rPr>
                <w:sz w:val="18"/>
                <w:szCs w:val="18"/>
              </w:rPr>
            </w:pPr>
            <w:r>
              <w:rPr>
                <w:sz w:val="18"/>
                <w:szCs w:val="18"/>
              </w:rPr>
              <w:t>RNF06</w:t>
            </w:r>
          </w:p>
        </w:tc>
        <w:tc>
          <w:tcPr>
            <w:tcW w:w="8341" w:type="dxa"/>
            <w:shd w:val="clear" w:color="auto" w:fill="auto"/>
          </w:tcPr>
          <w:p w14:paraId="597F2B8D" w14:textId="39A75445" w:rsidR="004C2632" w:rsidRDefault="00C6674E" w:rsidP="00EC12C9">
            <w:pPr>
              <w:pStyle w:val="TF-TEXTO-QUADRO"/>
              <w:rPr>
                <w:sz w:val="18"/>
                <w:szCs w:val="18"/>
              </w:rPr>
            </w:pPr>
            <w:r>
              <w:rPr>
                <w:sz w:val="18"/>
                <w:szCs w:val="18"/>
              </w:rPr>
              <w:t>O jogo deve ler dados dos controles Logitech G29 (pedais e volante) e a Câmbio DE9 Logitech.</w:t>
            </w:r>
          </w:p>
        </w:tc>
      </w:tr>
    </w:tbl>
    <w:p w14:paraId="4299976F" w14:textId="77777777" w:rsidR="004C2632" w:rsidRDefault="004C2632" w:rsidP="004C2632">
      <w:pPr>
        <w:pStyle w:val="TF-FONTE"/>
      </w:pPr>
      <w:r>
        <w:t>Fonte: elaborado pelo autor.</w:t>
      </w:r>
    </w:p>
    <w:p w14:paraId="053A3B86" w14:textId="511D0A19" w:rsidR="004C2632" w:rsidRDefault="00760399" w:rsidP="004C2632">
      <w:pPr>
        <w:pStyle w:val="TF-TEXTO"/>
      </w:pPr>
      <w:r>
        <w:t xml:space="preserve">O jogo desenvolvido coloca o usuário como condutor de kart, onde poderá </w:t>
      </w:r>
      <w:r w:rsidR="00626B8F">
        <w:t>experenciar</w:t>
      </w:r>
      <w:r w:rsidR="00123BA3">
        <w:t xml:space="preserve"> diversas sensações</w:t>
      </w:r>
      <w:r w:rsidR="00626B8F">
        <w:t xml:space="preserve"> de direção de um automóvel. Ele possui um menu </w:t>
      </w:r>
      <w:r w:rsidR="00123BA3">
        <w:t xml:space="preserve">com 5 </w:t>
      </w:r>
      <w:r w:rsidR="00626B8F">
        <w:t xml:space="preserve">cenários para escolher onde cada um possui </w:t>
      </w:r>
      <w:r w:rsidR="00123BA3">
        <w:t>uma paisagem</w:t>
      </w:r>
      <w:r w:rsidR="00626B8F">
        <w:t xml:space="preserve">, pistas e traçados diferentes e algumas orientações sobre o jogo. </w:t>
      </w:r>
      <w:r w:rsidR="00123BA3">
        <w:t>Após selecionado um cenário a sua escolha o usuário é levado para d</w:t>
      </w:r>
      <w:r w:rsidR="00626B8F">
        <w:t xml:space="preserve">entro de um </w:t>
      </w:r>
      <w:r w:rsidR="00123BA3">
        <w:t>kart onde é</w:t>
      </w:r>
      <w:r w:rsidR="00626B8F">
        <w:t xml:space="preserve"> necessário colocar o sinto</w:t>
      </w:r>
      <w:del w:id="66" w:author="Dalton Solano dos Reis" w:date="2025-06-28T19:24:00Z" w16du:dateUtc="2025-06-28T22:24:00Z">
        <w:r w:rsidR="00626B8F" w:rsidDel="007D6D97">
          <w:delText xml:space="preserve"> o</w:delText>
        </w:r>
      </w:del>
      <w:r w:rsidR="00626B8F">
        <w:t xml:space="preserve"> para habilitar ligar o automóvel e ligar o motor por um botão presente no volante. </w:t>
      </w:r>
      <w:r w:rsidR="00123BA3">
        <w:t>O volante possui diversas funções integradas como um modo de feedback de estrada de terra e outro de pista molhada, além de diversos mapeamentos para se posicionar na cena visto que posicionamento no ambiente virtual errado pode prejudicar a experiencia.</w:t>
      </w:r>
    </w:p>
    <w:p w14:paraId="096E573B" w14:textId="228E50B2" w:rsidR="00750148" w:rsidRDefault="00954BFB" w:rsidP="00750148">
      <w:pPr>
        <w:pStyle w:val="TF-TEXTO"/>
      </w:pPr>
      <w:r>
        <w:t>Antes de iniciar o jogo é recomendado estar posicionado diretamente em frente ao volante de maneira que os braços esticados segurem o volante com firmeza. Após selecionar uma cena deve-se alinhar o volante virtual como o real, para realizar esse ajuste coloque as mãos no controle e ao pressionar dos botões mapeamentos para isso mova o seu personagem virtualmente pelo ambiente até estar satisfeito com o posicionamento.</w:t>
      </w:r>
      <w:r w:rsidR="00750148">
        <w:t xml:space="preserve"> </w:t>
      </w:r>
      <w:r w:rsidR="009376A6">
        <w:t xml:space="preserve">Sempre existe a opção de reiniciar a fase com os botões </w:t>
      </w:r>
      <w:r w:rsidR="009376A6" w:rsidRPr="007D6D97">
        <w:rPr>
          <w:rStyle w:val="TF-COURIER9"/>
          <w:rPrChange w:id="67" w:author="Dalton Solano dos Reis" w:date="2025-06-28T19:25:00Z" w16du:dateUtc="2025-06-28T22:25:00Z">
            <w:rPr/>
          </w:rPrChange>
        </w:rPr>
        <w:t>R2</w:t>
      </w:r>
      <w:r w:rsidR="009376A6">
        <w:t xml:space="preserve"> e </w:t>
      </w:r>
      <w:r w:rsidR="009376A6" w:rsidRPr="007D6D97">
        <w:rPr>
          <w:rStyle w:val="TF-COURIER9"/>
          <w:rPrChange w:id="68" w:author="Dalton Solano dos Reis" w:date="2025-06-28T19:25:00Z" w16du:dateUtc="2025-06-28T22:25:00Z">
            <w:rPr/>
          </w:rPrChange>
        </w:rPr>
        <w:t>L2</w:t>
      </w:r>
      <w:r w:rsidR="009376A6">
        <w:t xml:space="preserve"> ou voltar ao menu principal com o botão </w:t>
      </w:r>
      <w:r w:rsidR="009376A6" w:rsidRPr="007D6D97">
        <w:rPr>
          <w:rStyle w:val="TF-COURIER9"/>
          <w:rPrChange w:id="69" w:author="Dalton Solano dos Reis" w:date="2025-06-28T19:26:00Z" w16du:dateUtc="2025-06-28T22:26:00Z">
            <w:rPr/>
          </w:rPrChange>
        </w:rPr>
        <w:t xml:space="preserve">Play </w:t>
      </w:r>
      <w:proofErr w:type="spellStart"/>
      <w:r w:rsidR="009376A6" w:rsidRPr="007D6D97">
        <w:rPr>
          <w:rStyle w:val="TF-COURIER9"/>
          <w:rPrChange w:id="70" w:author="Dalton Solano dos Reis" w:date="2025-06-28T19:26:00Z" w16du:dateUtc="2025-06-28T22:26:00Z">
            <w:rPr/>
          </w:rPrChange>
        </w:rPr>
        <w:t>Station</w:t>
      </w:r>
      <w:proofErr w:type="spellEnd"/>
      <w:r w:rsidR="009376A6">
        <w:t>.</w:t>
      </w:r>
    </w:p>
    <w:p w14:paraId="0C7CBF63" w14:textId="7CA3CC5F" w:rsidR="00750148" w:rsidRDefault="00750148" w:rsidP="00750148">
      <w:pPr>
        <w:pStyle w:val="TF-TEXTO"/>
      </w:pPr>
      <w:r>
        <w:t xml:space="preserve">Com essa parte inicial de </w:t>
      </w:r>
      <w:r w:rsidRPr="007D6D97">
        <w:rPr>
          <w:rStyle w:val="TF-COURIER9"/>
          <w:rPrChange w:id="71" w:author="Dalton Solano dos Reis" w:date="2025-06-28T19:26:00Z" w16du:dateUtc="2025-06-28T22:26:00Z">
            <w:rPr/>
          </w:rPrChange>
        </w:rPr>
        <w:t>setup</w:t>
      </w:r>
      <w:r>
        <w:t xml:space="preserve"> feita encaixe o sinto utilizando as próprias mãos para </w:t>
      </w:r>
      <w:r w:rsidR="009376A6">
        <w:t>pegá-lo</w:t>
      </w:r>
      <w:r>
        <w:t xml:space="preserve"> e </w:t>
      </w:r>
      <w:r w:rsidR="009376A6">
        <w:t>encaixá-lo</w:t>
      </w:r>
      <w:r>
        <w:t xml:space="preserve">, feito isso pressione o botão </w:t>
      </w:r>
      <w:r w:rsidRPr="007D6D97">
        <w:rPr>
          <w:rStyle w:val="TF-COURIER9"/>
          <w:rPrChange w:id="72" w:author="Dalton Solano dos Reis" w:date="2025-06-28T19:26:00Z" w16du:dateUtc="2025-06-28T22:26:00Z">
            <w:rPr/>
          </w:rPrChange>
        </w:rPr>
        <w:t>O</w:t>
      </w:r>
      <w:r>
        <w:t xml:space="preserve"> do controle para ligar o carro. Certifique-se de pressionar a embreagem caso a marcha neutra não estiver engatada, se esse requisito não for atendido o carro irá morrer e será necessário ligar o carro novamente.</w:t>
      </w:r>
      <w:r w:rsidR="00654C20">
        <w:t xml:space="preserve"> Após ligar o carro colocar na primeira marcha com a embreagem pressionada e enquanto solta a embreagem deve-se pressionar o pedal de aceleração de maneira a não deixar o </w:t>
      </w:r>
      <w:r w:rsidR="00654C20" w:rsidRPr="007D6D97">
        <w:rPr>
          <w:rStyle w:val="TF-COURIER9"/>
          <w:rPrChange w:id="73" w:author="Dalton Solano dos Reis" w:date="2025-06-28T19:27:00Z" w16du:dateUtc="2025-06-28T22:27:00Z">
            <w:rPr/>
          </w:rPrChange>
        </w:rPr>
        <w:t>rpm</w:t>
      </w:r>
      <w:r w:rsidR="00654C20">
        <w:t xml:space="preserve"> abaixo de 500, se não o carro morre. Depois que o carro está rodando pode-se trocar a marcha pressionando antes a embreagem para aumentar a velocidade do automóvel. O carro conta com um sistema de freio no seu pedal de freio, porém cuidado, se o </w:t>
      </w:r>
      <w:ins w:id="74" w:author="Dalton Solano dos Reis" w:date="2025-06-28T19:28:00Z" w16du:dateUtc="2025-06-28T22:28:00Z">
        <w:r w:rsidR="007D6D97" w:rsidRPr="00FE5B3C">
          <w:rPr>
            <w:rStyle w:val="TF-COURIER9"/>
          </w:rPr>
          <w:t>rpm</w:t>
        </w:r>
        <w:r w:rsidR="007D6D97">
          <w:t xml:space="preserve"> </w:t>
        </w:r>
      </w:ins>
      <w:del w:id="75" w:author="Dalton Solano dos Reis" w:date="2025-06-28T19:28:00Z" w16du:dateUtc="2025-06-28T22:28:00Z">
        <w:r w:rsidR="00654C20" w:rsidDel="007D6D97">
          <w:delText xml:space="preserve">rpm </w:delText>
        </w:r>
      </w:del>
      <w:r w:rsidR="00654C20">
        <w:t xml:space="preserve">diminuir muito o carro morre. O </w:t>
      </w:r>
      <w:ins w:id="76" w:author="Dalton Solano dos Reis" w:date="2025-06-28T19:28:00Z" w16du:dateUtc="2025-06-28T22:28:00Z">
        <w:r w:rsidR="007D6D97" w:rsidRPr="00FE5B3C">
          <w:rPr>
            <w:rStyle w:val="TF-COURIER9"/>
          </w:rPr>
          <w:t>rpm</w:t>
        </w:r>
        <w:r w:rsidR="007D6D97">
          <w:t xml:space="preserve"> </w:t>
        </w:r>
      </w:ins>
      <w:del w:id="77" w:author="Dalton Solano dos Reis" w:date="2025-06-28T19:28:00Z" w16du:dateUtc="2025-06-28T22:28:00Z">
        <w:r w:rsidR="00654C20" w:rsidDel="007D6D97">
          <w:delText xml:space="preserve">rpm </w:delText>
        </w:r>
      </w:del>
      <w:r w:rsidR="00654C20">
        <w:t xml:space="preserve">pode ser visto através de um velocímetro na frente do volante e a velocidade atual representada por km/h </w:t>
      </w:r>
      <w:r w:rsidR="00D20F0B">
        <w:t xml:space="preserve">por um número </w:t>
      </w:r>
      <w:r w:rsidR="00654C20">
        <w:t>junto ao velocímetro</w:t>
      </w:r>
      <w:r w:rsidR="00D20F0B">
        <w:t>.</w:t>
      </w:r>
    </w:p>
    <w:p w14:paraId="4D252CCE" w14:textId="77777777" w:rsidR="00D20F0B" w:rsidDel="007D6D97" w:rsidRDefault="00D20F0B" w:rsidP="00750148">
      <w:pPr>
        <w:pStyle w:val="TF-TEXTO"/>
        <w:rPr>
          <w:del w:id="78" w:author="Dalton Solano dos Reis" w:date="2025-06-28T19:28:00Z" w16du:dateUtc="2025-06-28T22:28:00Z"/>
        </w:rPr>
      </w:pPr>
      <w:commentRangeStart w:id="79"/>
      <w:r>
        <w:lastRenderedPageBreak/>
        <w:t xml:space="preserve">Todos os cenários dentro </w:t>
      </w:r>
      <w:commentRangeEnd w:id="79"/>
      <w:r w:rsidR="007D6D97">
        <w:rPr>
          <w:rStyle w:val="Refdecomentrio"/>
        </w:rPr>
        <w:commentReference w:id="79"/>
      </w:r>
      <w:r>
        <w:t xml:space="preserve">do jogo são telas em branco para se divertir e aprender mecânicas do carro e direção, o jogo não possui um sistema de pontuação, vitória e derrota. </w:t>
      </w:r>
    </w:p>
    <w:p w14:paraId="4F6B9DDD" w14:textId="1A936433" w:rsidR="00D20F0B" w:rsidRDefault="00D20F0B" w:rsidP="007D6D97">
      <w:pPr>
        <w:pStyle w:val="TF-TEXTO"/>
      </w:pPr>
      <w:r>
        <w:t xml:space="preserve">A </w:t>
      </w:r>
      <w:del w:id="80" w:author="Dalton Solano dos Reis" w:date="2025-06-28T19:28:00Z" w16du:dateUtc="2025-06-28T22:28:00Z">
        <w:r w:rsidDel="007D6D97">
          <w:delText>figura A</w:delText>
        </w:r>
      </w:del>
      <w:ins w:id="81" w:author="Dalton Solano dos Reis" w:date="2025-06-28T19:28:00Z" w16du:dateUtc="2025-06-28T22:28:00Z">
        <w:r w:rsidR="007D6D97">
          <w:t>Figura 2</w:t>
        </w:r>
      </w:ins>
      <w:r>
        <w:t xml:space="preserve"> mostra os cenários </w:t>
      </w:r>
      <w:ins w:id="82" w:author="Dalton Solano dos Reis" w:date="2025-06-28T19:29:00Z" w16du:dateUtc="2025-06-28T22:29:00Z">
        <w:r w:rsidR="007D6D97">
          <w:t>Fórmula 1 (esquerda)</w:t>
        </w:r>
        <w:r w:rsidR="007D6D97">
          <w:t xml:space="preserve"> e </w:t>
        </w:r>
      </w:ins>
      <w:r>
        <w:t>Nascar</w:t>
      </w:r>
      <w:r w:rsidR="00507196">
        <w:t xml:space="preserve"> (direita)</w:t>
      </w:r>
      <w:ins w:id="83" w:author="Dalton Solano dos Reis" w:date="2025-06-28T19:29:00Z" w16du:dateUtc="2025-06-28T22:29:00Z">
        <w:r w:rsidR="007D6D97">
          <w:t>,</w:t>
        </w:r>
      </w:ins>
      <w:del w:id="84" w:author="Dalton Solano dos Reis" w:date="2025-06-28T19:29:00Z" w16du:dateUtc="2025-06-28T22:29:00Z">
        <w:r w:rsidDel="007D6D97">
          <w:delText xml:space="preserve"> e</w:delText>
        </w:r>
      </w:del>
      <w:r>
        <w:t xml:space="preserve"> </w:t>
      </w:r>
      <w:del w:id="85" w:author="Dalton Solano dos Reis" w:date="2025-06-28T19:29:00Z" w16du:dateUtc="2025-06-28T22:29:00Z">
        <w:r w:rsidDel="007D6D97">
          <w:delText>Fórmula 1</w:delText>
        </w:r>
        <w:r w:rsidR="00507196" w:rsidDel="007D6D97">
          <w:delText xml:space="preserve"> (esquerda)</w:delText>
        </w:r>
        <w:r w:rsidDel="007D6D97">
          <w:delText xml:space="preserve"> </w:delText>
        </w:r>
      </w:del>
      <w:r>
        <w:t xml:space="preserve">onde o principal </w:t>
      </w:r>
      <w:ins w:id="86" w:author="Dalton Solano dos Reis" w:date="2025-06-28T19:29:00Z" w16du:dateUtc="2025-06-28T22:29:00Z">
        <w:r w:rsidR="007D6D97">
          <w:t xml:space="preserve">objetivo </w:t>
        </w:r>
      </w:ins>
      <w:r>
        <w:t>é manter o controle do automóvel em um ambiente mais restrito.</w:t>
      </w:r>
    </w:p>
    <w:p w14:paraId="5F2E8669" w14:textId="33252015" w:rsidR="00507196" w:rsidRDefault="00507196" w:rsidP="00507196">
      <w:pPr>
        <w:pStyle w:val="TF-LEGENDA"/>
      </w:pPr>
      <w:r>
        <w:t xml:space="preserve">Figura 2 </w:t>
      </w:r>
      <w:r w:rsidR="00A01F34">
        <w:t>–</w:t>
      </w:r>
      <w:r>
        <w:t xml:space="preserve"> </w:t>
      </w:r>
      <w:r w:rsidR="00A01F34">
        <w:t xml:space="preserve">Cenários: </w:t>
      </w:r>
      <w:ins w:id="87" w:author="Dalton Solano dos Reis" w:date="2025-06-28T19:29:00Z" w16du:dateUtc="2025-06-28T22:29:00Z">
        <w:r w:rsidR="007D6D97">
          <w:t>Fórmula 1 (esquerda)</w:t>
        </w:r>
        <w:r w:rsidR="007D6D97">
          <w:t xml:space="preserve"> e </w:t>
        </w:r>
      </w:ins>
      <w:r w:rsidR="00A01F34">
        <w:t>Nascar (direita)</w:t>
      </w:r>
      <w:ins w:id="88" w:author="Dalton Solano dos Reis" w:date="2025-06-28T19:30:00Z" w16du:dateUtc="2025-06-28T22:30:00Z">
        <w:r w:rsidR="007D6D97" w:rsidDel="007D6D97">
          <w:t xml:space="preserve"> </w:t>
        </w:r>
      </w:ins>
      <w:del w:id="89" w:author="Dalton Solano dos Reis" w:date="2025-06-28T19:30:00Z" w16du:dateUtc="2025-06-28T22:30:00Z">
        <w:r w:rsidR="00A01F34" w:rsidDel="007D6D97">
          <w:delText xml:space="preserve"> e </w:delText>
        </w:r>
      </w:del>
      <w:del w:id="90" w:author="Dalton Solano dos Reis" w:date="2025-06-28T19:29:00Z" w16du:dateUtc="2025-06-28T22:29:00Z">
        <w:r w:rsidR="00A01F34" w:rsidDel="007D6D97">
          <w:delText>Fórmula 1 (esquerda)</w:delText>
        </w:r>
      </w:del>
    </w:p>
    <w:p w14:paraId="77199BF1" w14:textId="0448356E" w:rsidR="00507196" w:rsidRDefault="00507196" w:rsidP="00507196">
      <w:pPr>
        <w:pStyle w:val="TF-FIGURA"/>
        <w:rPr>
          <w:noProof/>
        </w:rPr>
      </w:pPr>
      <w:r w:rsidRPr="00507196">
        <w:rPr>
          <w:noProof/>
        </w:rPr>
        <w:t xml:space="preserve"> </w:t>
      </w:r>
      <w:r>
        <w:rPr>
          <w:noProof/>
        </w:rPr>
        <w:drawing>
          <wp:inline distT="0" distB="0" distL="0" distR="0" wp14:anchorId="1ECCDA8D" wp14:editId="35101DE5">
            <wp:extent cx="5171359" cy="2420169"/>
            <wp:effectExtent l="19050" t="19050" r="10795" b="18415"/>
            <wp:docPr id="332931307" name="Imagem 1" descr="Uma imagem contendo mesa, tape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31307" name="Imagem 1" descr="Uma imagem contendo mesa, tapete&#10;&#10;O conteúdo gerado por IA pode estar incorre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2232" cy="2434618"/>
                    </a:xfrm>
                    <a:prstGeom prst="rect">
                      <a:avLst/>
                    </a:prstGeom>
                    <a:noFill/>
                    <a:ln>
                      <a:solidFill>
                        <a:schemeClr val="tx1"/>
                      </a:solidFill>
                    </a:ln>
                  </pic:spPr>
                </pic:pic>
              </a:graphicData>
            </a:graphic>
          </wp:inline>
        </w:drawing>
      </w:r>
    </w:p>
    <w:p w14:paraId="497D7FEB" w14:textId="29FC11A8" w:rsidR="00507196" w:rsidRDefault="00507196" w:rsidP="00507196">
      <w:pPr>
        <w:pStyle w:val="TF-FONTE"/>
      </w:pPr>
      <w:r>
        <w:t xml:space="preserve">Fonte: </w:t>
      </w:r>
      <w:commentRangeStart w:id="91"/>
      <w:r>
        <w:t>elaborado pelo autor</w:t>
      </w:r>
      <w:commentRangeEnd w:id="91"/>
      <w:r w:rsidR="005A619C">
        <w:rPr>
          <w:rStyle w:val="Refdecomentrio"/>
        </w:rPr>
        <w:commentReference w:id="91"/>
      </w:r>
      <w:r w:rsidR="004C4C98">
        <w:t>.</w:t>
      </w:r>
    </w:p>
    <w:p w14:paraId="1AA1ABC0" w14:textId="3F5591EF" w:rsidR="00D20F0B" w:rsidRDefault="00D20F0B" w:rsidP="00750148">
      <w:pPr>
        <w:pStyle w:val="TF-TEXTO"/>
      </w:pPr>
      <w:r>
        <w:t xml:space="preserve">A </w:t>
      </w:r>
      <w:del w:id="92" w:author="Dalton Solano dos Reis" w:date="2025-06-28T19:31:00Z" w16du:dateUtc="2025-06-28T22:31:00Z">
        <w:r w:rsidDel="007D6D97">
          <w:delText>figura B</w:delText>
        </w:r>
      </w:del>
      <w:ins w:id="93" w:author="Dalton Solano dos Reis" w:date="2025-06-28T19:31:00Z" w16du:dateUtc="2025-06-28T22:31:00Z">
        <w:r w:rsidR="007D6D97">
          <w:t>Figura 3</w:t>
        </w:r>
      </w:ins>
      <w:r>
        <w:t xml:space="preserve"> mostra o cenário Off Road que já vêm com o modo pista de terra ligado e é </w:t>
      </w:r>
      <w:r w:rsidR="009376A6">
        <w:t>um ambiente restrito,</w:t>
      </w:r>
      <w:r>
        <w:t xml:space="preserve"> porém simples para que o usuário possa experimentar um cenário mais hostil na direção.</w:t>
      </w:r>
    </w:p>
    <w:p w14:paraId="4538B911" w14:textId="12529576" w:rsidR="00A01F34" w:rsidRDefault="00A01F34" w:rsidP="00A01F34">
      <w:pPr>
        <w:pStyle w:val="TF-LEGENDA"/>
      </w:pPr>
      <w:r>
        <w:t>Figura 3 – Cenário Off Road</w:t>
      </w:r>
    </w:p>
    <w:p w14:paraId="545B3B21" w14:textId="535A2B19" w:rsidR="00507196" w:rsidRDefault="00507196" w:rsidP="00507196">
      <w:pPr>
        <w:pStyle w:val="TF-FIGURA"/>
      </w:pPr>
      <w:r w:rsidRPr="00507196">
        <w:rPr>
          <w:noProof/>
        </w:rPr>
        <w:drawing>
          <wp:inline distT="0" distB="0" distL="0" distR="0" wp14:anchorId="45343F1D" wp14:editId="6FD35C94">
            <wp:extent cx="3084863" cy="2111026"/>
            <wp:effectExtent l="19050" t="19050" r="20320" b="22860"/>
            <wp:docPr id="1196061540" name="Imagem 1" descr="Diagrama, Desenho téc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61540" name="Imagem 1" descr="Diagrama, Desenho técnico"/>
                    <pic:cNvPicPr/>
                  </pic:nvPicPr>
                  <pic:blipFill rotWithShape="1">
                    <a:blip r:embed="rId17"/>
                    <a:srcRect l="12522" t="24765" r="13022" b="3254"/>
                    <a:stretch>
                      <a:fillRect/>
                    </a:stretch>
                  </pic:blipFill>
                  <pic:spPr bwMode="auto">
                    <a:xfrm>
                      <a:off x="0" y="0"/>
                      <a:ext cx="3197029" cy="21877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81504" w14:textId="40A87EE5" w:rsidR="00A01F34" w:rsidRDefault="00A01F34" w:rsidP="00A01F34">
      <w:pPr>
        <w:pStyle w:val="TF-FONTE"/>
      </w:pPr>
      <w:bookmarkStart w:id="94" w:name="_Hlk201004804"/>
      <w:r>
        <w:t xml:space="preserve">Fonte: </w:t>
      </w:r>
      <w:commentRangeStart w:id="95"/>
      <w:r>
        <w:t>elaborado pelo autor</w:t>
      </w:r>
      <w:commentRangeEnd w:id="95"/>
      <w:r w:rsidR="005A619C">
        <w:rPr>
          <w:rStyle w:val="Refdecomentrio"/>
        </w:rPr>
        <w:commentReference w:id="95"/>
      </w:r>
      <w:r w:rsidR="004C4C98">
        <w:t>.</w:t>
      </w:r>
    </w:p>
    <w:bookmarkEnd w:id="94"/>
    <w:p w14:paraId="534D4015" w14:textId="58A5A3B0" w:rsidR="00D20F0B" w:rsidRDefault="00D20F0B" w:rsidP="00750148">
      <w:pPr>
        <w:pStyle w:val="TF-TEXTO"/>
      </w:pPr>
      <w:r>
        <w:t xml:space="preserve">A </w:t>
      </w:r>
      <w:del w:id="96" w:author="Dalton Solano dos Reis" w:date="2025-06-28T19:32:00Z" w16du:dateUtc="2025-06-28T22:32:00Z">
        <w:r w:rsidDel="007D6D97">
          <w:delText xml:space="preserve">figura C </w:delText>
        </w:r>
      </w:del>
      <w:ins w:id="97" w:author="Dalton Solano dos Reis" w:date="2025-06-28T19:32:00Z" w16du:dateUtc="2025-06-28T22:32:00Z">
        <w:r w:rsidR="007D6D97">
          <w:t xml:space="preserve">Figura 4 </w:t>
        </w:r>
      </w:ins>
      <w:r>
        <w:t>mostra o cenário Plano que é para testes gerais perfeito para acelerar com toda a velocidade, testar o modo terra ligado e pista escorregadia no máximo</w:t>
      </w:r>
      <w:r w:rsidR="009376A6">
        <w:t>,</w:t>
      </w:r>
      <w:r>
        <w:t xml:space="preserve"> </w:t>
      </w:r>
      <w:r w:rsidR="009376A6">
        <w:t>experenciar curvas e comportamentos em altas velocidades para que se compreenda as suas instabilidades.</w:t>
      </w:r>
    </w:p>
    <w:p w14:paraId="1DEC495E" w14:textId="4B78FFD7" w:rsidR="00A01F34" w:rsidRDefault="00A01F34" w:rsidP="00A01F34">
      <w:pPr>
        <w:pStyle w:val="TF-LEGENDA"/>
      </w:pPr>
      <w:r>
        <w:t>Figura 4 – Cenário Plano</w:t>
      </w:r>
    </w:p>
    <w:p w14:paraId="2AA70B26" w14:textId="5017C8B1" w:rsidR="00507196" w:rsidRDefault="00507196" w:rsidP="00507196">
      <w:pPr>
        <w:pStyle w:val="TF-FIGURA"/>
      </w:pPr>
      <w:r w:rsidRPr="00507196">
        <w:rPr>
          <w:noProof/>
        </w:rPr>
        <w:drawing>
          <wp:inline distT="0" distB="0" distL="0" distR="0" wp14:anchorId="3B7B08E4" wp14:editId="754E4A22">
            <wp:extent cx="2450530" cy="1114627"/>
            <wp:effectExtent l="19050" t="19050" r="26035" b="28575"/>
            <wp:docPr id="1735468252" name="Imagem 1" descr="Gráfico, Gráfico de dispers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68252" name="Imagem 1" descr="Gráfico, Gráfico de dispersão&#10;&#10;O conteúdo gerado por IA pode estar incorreto."/>
                    <pic:cNvPicPr/>
                  </pic:nvPicPr>
                  <pic:blipFill rotWithShape="1">
                    <a:blip r:embed="rId18"/>
                    <a:srcRect t="10800" b="11725"/>
                    <a:stretch>
                      <a:fillRect/>
                    </a:stretch>
                  </pic:blipFill>
                  <pic:spPr bwMode="auto">
                    <a:xfrm>
                      <a:off x="0" y="0"/>
                      <a:ext cx="2498636" cy="113650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EC6B8D" w14:textId="04B58375" w:rsidR="00A01F34" w:rsidRDefault="00A01F34" w:rsidP="00A01F34">
      <w:pPr>
        <w:pStyle w:val="TF-FONTE"/>
      </w:pPr>
      <w:r>
        <w:t xml:space="preserve">Fonte: </w:t>
      </w:r>
      <w:commentRangeStart w:id="98"/>
      <w:r>
        <w:t>elaborado pelo autor</w:t>
      </w:r>
      <w:commentRangeEnd w:id="98"/>
      <w:r w:rsidR="005A619C">
        <w:rPr>
          <w:rStyle w:val="Refdecomentrio"/>
        </w:rPr>
        <w:commentReference w:id="98"/>
      </w:r>
      <w:r w:rsidR="004C4C98">
        <w:t>.</w:t>
      </w:r>
    </w:p>
    <w:p w14:paraId="00AD301F" w14:textId="59BE5600" w:rsidR="009376A6" w:rsidRDefault="009376A6" w:rsidP="00750148">
      <w:pPr>
        <w:pStyle w:val="TF-TEXTO"/>
      </w:pPr>
      <w:r>
        <w:t xml:space="preserve">A </w:t>
      </w:r>
      <w:ins w:id="99" w:author="Dalton Solano dos Reis" w:date="2025-06-28T19:34:00Z" w16du:dateUtc="2025-06-28T22:34:00Z">
        <w:r w:rsidR="005A619C">
          <w:t>Figura 5</w:t>
        </w:r>
      </w:ins>
      <w:del w:id="100" w:author="Dalton Solano dos Reis" w:date="2025-06-28T19:34:00Z" w16du:dateUtc="2025-06-28T22:34:00Z">
        <w:r w:rsidDel="005A619C">
          <w:delText>figura D</w:delText>
        </w:r>
      </w:del>
      <w:r>
        <w:t xml:space="preserve"> mostra o cenário Morro, nele é possível testar a força do veículo e a diferença que alongar as marchas pode trazer para o automóvel nas situações de subida com o torque elevado e a descida com o freio a motor.</w:t>
      </w:r>
    </w:p>
    <w:p w14:paraId="0755AE50" w14:textId="5EE5863B" w:rsidR="00A01F34" w:rsidRDefault="00A01F34" w:rsidP="00A01F34">
      <w:pPr>
        <w:pStyle w:val="TF-LEGENDA"/>
      </w:pPr>
      <w:r>
        <w:lastRenderedPageBreak/>
        <w:t>Figura 5 – Cenário Morro</w:t>
      </w:r>
    </w:p>
    <w:p w14:paraId="33D93BEA" w14:textId="16FBE146" w:rsidR="009376A6" w:rsidRDefault="009376A6" w:rsidP="009376A6">
      <w:pPr>
        <w:pStyle w:val="TF-FIGURA"/>
      </w:pPr>
      <w:r w:rsidRPr="009376A6">
        <w:rPr>
          <w:noProof/>
        </w:rPr>
        <w:drawing>
          <wp:inline distT="0" distB="0" distL="0" distR="0" wp14:anchorId="57FE05A8" wp14:editId="56DA4CAF">
            <wp:extent cx="3162300" cy="1320202"/>
            <wp:effectExtent l="19050" t="19050" r="19050" b="13335"/>
            <wp:docPr id="1809101185" name="Imagem 1" descr="Gráfico, Gráfico de superfíci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01185" name="Imagem 1" descr="Gráfico, Gráfico de superfície&#10;&#10;O conteúdo gerado por IA pode estar incorreto."/>
                    <pic:cNvPicPr/>
                  </pic:nvPicPr>
                  <pic:blipFill rotWithShape="1">
                    <a:blip r:embed="rId19"/>
                    <a:srcRect t="40126"/>
                    <a:stretch>
                      <a:fillRect/>
                    </a:stretch>
                  </pic:blipFill>
                  <pic:spPr bwMode="auto">
                    <a:xfrm>
                      <a:off x="0" y="0"/>
                      <a:ext cx="3200753" cy="13362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A3CE09" w14:textId="7953BDEA" w:rsidR="00A01F34" w:rsidRPr="004C2632" w:rsidRDefault="00A01F34" w:rsidP="00A01F34">
      <w:pPr>
        <w:pStyle w:val="TF-FONTE"/>
      </w:pPr>
      <w:r>
        <w:t xml:space="preserve">Fonte: </w:t>
      </w:r>
      <w:commentRangeStart w:id="101"/>
      <w:r>
        <w:t>elaborado pelo autor</w:t>
      </w:r>
      <w:commentRangeEnd w:id="101"/>
      <w:r w:rsidR="005A619C">
        <w:rPr>
          <w:rStyle w:val="Refdecomentrio"/>
        </w:rPr>
        <w:commentReference w:id="101"/>
      </w:r>
      <w:r w:rsidR="004C4C98">
        <w:t>.</w:t>
      </w:r>
    </w:p>
    <w:p w14:paraId="6E2A70CA" w14:textId="2E16A2EC" w:rsidR="0040349A" w:rsidRDefault="002646AE" w:rsidP="002646AE">
      <w:pPr>
        <w:pStyle w:val="Ttulo2"/>
      </w:pPr>
      <w:r>
        <w:t>implementação</w:t>
      </w:r>
    </w:p>
    <w:p w14:paraId="4CF0F643" w14:textId="12BC0062" w:rsidR="00C21895" w:rsidRDefault="00C21895" w:rsidP="00FB4715">
      <w:pPr>
        <w:pStyle w:val="TF-TEXTO"/>
      </w:pPr>
      <w:r>
        <w:t xml:space="preserve"> </w:t>
      </w:r>
      <w:r w:rsidR="00205B06">
        <w:t>O jogo foi desenvolvido utilizando o Unity</w:t>
      </w:r>
      <w:r w:rsidR="00602677">
        <w:t xml:space="preserve"> (6000.0.29f1)</w:t>
      </w:r>
      <w:r w:rsidR="00205B06">
        <w:t xml:space="preserve"> como motor</w:t>
      </w:r>
      <w:ins w:id="102" w:author="Dalton Solano dos Reis" w:date="2025-06-28T19:35:00Z" w16du:dateUtc="2025-06-28T22:35:00Z">
        <w:r w:rsidR="005A619C">
          <w:t xml:space="preserve"> de jogos</w:t>
        </w:r>
      </w:ins>
      <w:r w:rsidR="00205B06">
        <w:t>, o Visual Studio Community 2022</w:t>
      </w:r>
      <w:r w:rsidR="00602677">
        <w:t xml:space="preserve"> (17.13.3)</w:t>
      </w:r>
      <w:r w:rsidR="00205B06">
        <w:t xml:space="preserve"> para o desenvolvimento dos scripts em C#</w:t>
      </w:r>
      <w:r w:rsidR="00602677">
        <w:t xml:space="preserve"> e o Blender (</w:t>
      </w:r>
      <w:r w:rsidR="00602677" w:rsidRPr="00602677">
        <w:t>4.4.3</w:t>
      </w:r>
      <w:r w:rsidR="00602677">
        <w:t>) para modelar ou ajustar objetos necessários. Além dessas, foram usadas ferramentas de comunicação entre os hardwares como o Meta Quest Link (</w:t>
      </w:r>
      <w:r w:rsidR="00602677" w:rsidRPr="00602677">
        <w:t>78.0.0.817.310</w:t>
      </w:r>
      <w:r w:rsidR="00602677">
        <w:t>) para comunicar entre o computador e o Quest 2 e o Logitech G HUB (2025.4.719084) para comunicar entre o computador e os periféricos Logitech.</w:t>
      </w:r>
    </w:p>
    <w:p w14:paraId="154A1643" w14:textId="5B576D7F" w:rsidR="006C5A02" w:rsidRDefault="006C5A02" w:rsidP="00FB4715">
      <w:pPr>
        <w:pStyle w:val="TF-TEXTO"/>
      </w:pPr>
      <w:r>
        <w:t xml:space="preserve">Para entender melhor </w:t>
      </w:r>
      <w:r w:rsidR="00EC725A">
        <w:t>o jogo e os desafios no seu desenvolvimento se fazem</w:t>
      </w:r>
      <w:r>
        <w:t xml:space="preserve"> necessário entender a arquitetura do projeto e como os hardwares estão se comunicando. Na </w:t>
      </w:r>
      <w:del w:id="103" w:author="Dalton Solano dos Reis" w:date="2025-06-28T19:36:00Z" w16du:dateUtc="2025-06-28T22:36:00Z">
        <w:r w:rsidDel="005A619C">
          <w:delText xml:space="preserve">figura </w:delText>
        </w:r>
      </w:del>
      <w:ins w:id="104" w:author="Dalton Solano dos Reis" w:date="2025-06-28T19:36:00Z" w16du:dateUtc="2025-06-28T22:36:00Z">
        <w:r w:rsidR="005A619C">
          <w:t>F</w:t>
        </w:r>
        <w:r w:rsidR="005A619C">
          <w:t xml:space="preserve">igura </w:t>
        </w:r>
      </w:ins>
      <w:r>
        <w:t xml:space="preserve">6 é possível verificar </w:t>
      </w:r>
      <w:r w:rsidR="00EC725A">
        <w:t xml:space="preserve">os processos: </w:t>
      </w:r>
      <w:r>
        <w:t>a marcha e os pedais são conectados ao volante e esse recebe e envia dados ao computador através do software Logitech G HUB</w:t>
      </w:r>
      <w:del w:id="105" w:author="Dalton Solano dos Reis" w:date="2025-06-28T19:36:00Z" w16du:dateUtc="2025-06-28T22:36:00Z">
        <w:r w:rsidDel="005A619C">
          <w:delText>, o</w:delText>
        </w:r>
      </w:del>
      <w:ins w:id="106" w:author="Dalton Solano dos Reis" w:date="2025-06-28T19:36:00Z" w16du:dateUtc="2025-06-28T22:36:00Z">
        <w:r w:rsidR="005A619C">
          <w:t>. O</w:t>
        </w:r>
      </w:ins>
      <w:r>
        <w:t xml:space="preserve"> computador processa os dados, valida e realiza ações dentro do jogo. O computador renderiza imagens que são enviadas através do software Meta Quest Link ao Quest 2 que exibirá as imagens ao usuário</w:t>
      </w:r>
      <w:del w:id="107" w:author="Dalton Solano dos Reis" w:date="2025-06-28T19:37:00Z" w16du:dateUtc="2025-06-28T22:37:00Z">
        <w:r w:rsidDel="005A619C">
          <w:delText xml:space="preserve">, </w:delText>
        </w:r>
      </w:del>
      <w:ins w:id="108" w:author="Dalton Solano dos Reis" w:date="2025-06-28T19:37:00Z" w16du:dateUtc="2025-06-28T22:37:00Z">
        <w:r w:rsidR="005A619C">
          <w:t xml:space="preserve">. E por fim, o </w:t>
        </w:r>
      </w:ins>
      <w:r>
        <w:t xml:space="preserve">Quest 2 capturará os dados de posicionamento do usuário e das suas mãos e enviará para o computador que irá </w:t>
      </w:r>
      <w:r w:rsidR="00EC725A">
        <w:t>atualizá-las dentro do jogo.</w:t>
      </w:r>
    </w:p>
    <w:p w14:paraId="592E47E6" w14:textId="0D956048" w:rsidR="001955B4" w:rsidRDefault="001955B4" w:rsidP="001955B4">
      <w:pPr>
        <w:pStyle w:val="TF-LEGENDA"/>
      </w:pPr>
      <w:r>
        <w:t>Figura 6 – Arquitetura da comunicação dos hardwares</w:t>
      </w:r>
    </w:p>
    <w:p w14:paraId="5F891ABE" w14:textId="50267668" w:rsidR="001955B4" w:rsidRDefault="00932620" w:rsidP="001955B4">
      <w:pPr>
        <w:pStyle w:val="TF-FIGURA"/>
      </w:pPr>
      <w:r>
        <w:rPr>
          <w:noProof/>
        </w:rPr>
        <w:drawing>
          <wp:inline distT="0" distB="0" distL="0" distR="0" wp14:anchorId="72043D0D" wp14:editId="3CA0E7C3">
            <wp:extent cx="3192471" cy="2979994"/>
            <wp:effectExtent l="12700" t="12700" r="8255" b="17780"/>
            <wp:docPr id="393693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1573" cy="3072500"/>
                    </a:xfrm>
                    <a:prstGeom prst="rect">
                      <a:avLst/>
                    </a:prstGeom>
                    <a:noFill/>
                    <a:ln w="12700">
                      <a:solidFill>
                        <a:schemeClr val="tx1"/>
                      </a:solidFill>
                    </a:ln>
                  </pic:spPr>
                </pic:pic>
              </a:graphicData>
            </a:graphic>
          </wp:inline>
        </w:drawing>
      </w:r>
    </w:p>
    <w:p w14:paraId="6E39A6C6" w14:textId="7713E582" w:rsidR="00EC725A" w:rsidRDefault="001955B4" w:rsidP="00495842">
      <w:pPr>
        <w:pStyle w:val="TF-FONTE"/>
      </w:pPr>
      <w:r>
        <w:t>Fonte: elaborado pelo autor</w:t>
      </w:r>
      <w:r w:rsidR="004C4C98">
        <w:t>.</w:t>
      </w:r>
    </w:p>
    <w:p w14:paraId="4139DB23" w14:textId="1D133AA8" w:rsidR="00EC725A" w:rsidRDefault="00EC725A" w:rsidP="00FB4715">
      <w:pPr>
        <w:pStyle w:val="TF-TEXTO"/>
      </w:pPr>
      <w:r>
        <w:t xml:space="preserve">Para que a comunicação dos periféricos ocorra dentro do jogo, isto é, para que a Unity a realize, é necessário instalar uma </w:t>
      </w:r>
      <w:r w:rsidRPr="00EC725A">
        <w:rPr>
          <w:i/>
          <w:iCs/>
        </w:rPr>
        <w:t>DLL</w:t>
      </w:r>
      <w:r>
        <w:t xml:space="preserve"> (</w:t>
      </w:r>
      <w:r w:rsidRPr="00EC725A">
        <w:t>Dynamic Link Library</w:t>
      </w:r>
      <w:r>
        <w:t>) no projeto, que é possibilita ler, executar comandos e modificar as variáveis dos periféricos sem precisar ficar reescrevendo código dentro do jogo. Essa biblioteca pode ser encontrada n</w:t>
      </w:r>
      <w:r w:rsidR="00355393">
        <w:t xml:space="preserve">a </w:t>
      </w:r>
      <w:proofErr w:type="spellStart"/>
      <w:r w:rsidR="00355393">
        <w:t>Asset</w:t>
      </w:r>
      <w:proofErr w:type="spellEnd"/>
      <w:r w:rsidR="00355393">
        <w:t xml:space="preserve"> Store</w:t>
      </w:r>
      <w:ins w:id="109" w:author="Dalton Solano dos Reis" w:date="2025-06-28T19:38:00Z" w16du:dateUtc="2025-06-28T22:38:00Z">
        <w:r w:rsidR="005A619C">
          <w:t xml:space="preserve"> da Unity</w:t>
        </w:r>
      </w:ins>
      <w:r w:rsidR="00355393">
        <w:t xml:space="preserve"> como </w:t>
      </w:r>
      <w:r w:rsidR="00355393" w:rsidRPr="00355393">
        <w:t xml:space="preserve">Logitech </w:t>
      </w:r>
      <w:proofErr w:type="spellStart"/>
      <w:r w:rsidR="00355393" w:rsidRPr="00355393">
        <w:t>Gaming</w:t>
      </w:r>
      <w:proofErr w:type="spellEnd"/>
      <w:r w:rsidR="00355393" w:rsidRPr="00355393">
        <w:t xml:space="preserve"> SDK</w:t>
      </w:r>
      <w:r w:rsidR="00355393">
        <w:t xml:space="preserve"> (2025), porém a biblioteca está com um erro interno e para resolver foi necessário seguir </w:t>
      </w:r>
      <w:r w:rsidR="00055AB2">
        <w:t xml:space="preserve">o tutorial presente no canal de Maximilian </w:t>
      </w:r>
      <w:proofErr w:type="spellStart"/>
      <w:r w:rsidR="00055AB2">
        <w:t>Senten</w:t>
      </w:r>
      <w:proofErr w:type="spellEnd"/>
      <w:r w:rsidR="00055AB2">
        <w:t xml:space="preserve"> (2022).</w:t>
      </w:r>
    </w:p>
    <w:p w14:paraId="30EE991D" w14:textId="17623B4B" w:rsidR="001955B4" w:rsidRDefault="001955B4" w:rsidP="00FB4715">
      <w:pPr>
        <w:pStyle w:val="TF-TEXTO"/>
      </w:pPr>
      <w:r>
        <w:t xml:space="preserve">Diversos </w:t>
      </w:r>
      <w:r w:rsidR="00055AB2">
        <w:t>dados dos periféricos são</w:t>
      </w:r>
      <w:r>
        <w:t xml:space="preserve"> recolhidos em todos os frames como mostra o </w:t>
      </w:r>
      <w:r w:rsidR="006808F4">
        <w:t>Q</w:t>
      </w:r>
      <w:r>
        <w:t xml:space="preserve">uadro </w:t>
      </w:r>
      <w:r w:rsidR="006808F4">
        <w:t>4</w:t>
      </w:r>
      <w:r w:rsidR="00611531">
        <w:t xml:space="preserve">. </w:t>
      </w:r>
      <w:r>
        <w:t>A</w:t>
      </w:r>
      <w:r w:rsidR="00C26A5E">
        <w:t xml:space="preserve"> </w:t>
      </w:r>
      <w:r w:rsidR="00C26A5E" w:rsidRPr="005A619C">
        <w:rPr>
          <w:rStyle w:val="TF-COURIER9"/>
          <w:rPrChange w:id="110" w:author="Dalton Solano dos Reis" w:date="2025-06-28T19:39:00Z" w16du:dateUtc="2025-06-28T22:39:00Z">
            <w:rPr/>
          </w:rPrChange>
        </w:rPr>
        <w:t>marcha</w:t>
      </w:r>
      <w:r w:rsidR="00C26A5E">
        <w:t xml:space="preserve"> é usada para trocar de marcha dentro do jogo, tendo que partir da neutra quando o carro </w:t>
      </w:r>
      <w:r>
        <w:t>é</w:t>
      </w:r>
      <w:r w:rsidR="00C26A5E">
        <w:t xml:space="preserve"> ligado. Os </w:t>
      </w:r>
      <w:r w:rsidR="00C26A5E" w:rsidRPr="005A619C">
        <w:rPr>
          <w:rStyle w:val="TF-COURIER9"/>
          <w:rPrChange w:id="111" w:author="Dalton Solano dos Reis" w:date="2025-06-28T19:40:00Z" w16du:dateUtc="2025-06-28T22:40:00Z">
            <w:rPr/>
          </w:rPrChange>
        </w:rPr>
        <w:t>pedais</w:t>
      </w:r>
      <w:r w:rsidR="00C26A5E">
        <w:t xml:space="preserve"> para obter os dados de aceleração, embreagem e freio em tempo real. O </w:t>
      </w:r>
      <w:r w:rsidR="00C26A5E" w:rsidRPr="005A619C">
        <w:rPr>
          <w:rStyle w:val="TF-COURIER9"/>
          <w:rPrChange w:id="112" w:author="Dalton Solano dos Reis" w:date="2025-06-28T19:40:00Z" w16du:dateUtc="2025-06-28T22:40:00Z">
            <w:rPr/>
          </w:rPrChange>
        </w:rPr>
        <w:t>volante</w:t>
      </w:r>
      <w:r w:rsidR="00C26A5E">
        <w:t xml:space="preserve"> sendo a parte mais complexa, além da rotação para rotacionar o volante virtual e mudar a direção das rodas no jogo, também é usado para realizar comandos de posicionamento do personagem e funções extras como ativar/desativar modos de direção e voltar ao menu.</w:t>
      </w:r>
    </w:p>
    <w:p w14:paraId="7F06D17D" w14:textId="5ABBDE03" w:rsidR="001955B4" w:rsidRDefault="001955B4" w:rsidP="001955B4">
      <w:pPr>
        <w:pStyle w:val="TF-LEGENDA"/>
      </w:pPr>
      <w:r>
        <w:lastRenderedPageBreak/>
        <w:t xml:space="preserve">Quadro </w:t>
      </w:r>
      <w:r w:rsidR="006808F4">
        <w:t>4</w:t>
      </w:r>
      <w:r>
        <w:t xml:space="preserve"> –Trecho de código responsável pela leitura dos dados dos periféricos Logitech</w:t>
      </w:r>
    </w:p>
    <w:tbl>
      <w:tblPr>
        <w:tblStyle w:val="Tabelacomgrade"/>
        <w:tblW w:w="9669" w:type="dxa"/>
        <w:tblLook w:val="04A0" w:firstRow="1" w:lastRow="0" w:firstColumn="1" w:lastColumn="0" w:noHBand="0" w:noVBand="1"/>
      </w:tblPr>
      <w:tblGrid>
        <w:gridCol w:w="9669"/>
      </w:tblGrid>
      <w:tr w:rsidR="001955B4" w14:paraId="6AD5D991" w14:textId="77777777" w:rsidTr="00495842">
        <w:trPr>
          <w:trHeight w:val="4127"/>
        </w:trPr>
        <w:tc>
          <w:tcPr>
            <w:tcW w:w="9669" w:type="dxa"/>
          </w:tcPr>
          <w:p w14:paraId="3F00A201"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void</w:t>
            </w:r>
            <w:proofErr w:type="spellEnd"/>
            <w:r w:rsidRPr="001955B4">
              <w:rPr>
                <w:lang w:val="pt-BR"/>
              </w:rPr>
              <w:t xml:space="preserve"> </w:t>
            </w:r>
            <w:proofErr w:type="spellStart"/>
            <w:r w:rsidRPr="001955B4">
              <w:rPr>
                <w:lang w:val="pt-BR"/>
              </w:rPr>
              <w:t>AtualizarVariaveis</w:t>
            </w:r>
            <w:proofErr w:type="spellEnd"/>
            <w:r w:rsidRPr="001955B4">
              <w:rPr>
                <w:lang w:val="pt-BR"/>
              </w:rPr>
              <w:t>()</w:t>
            </w:r>
          </w:p>
          <w:p w14:paraId="1653D9E8" w14:textId="77777777" w:rsidR="001955B4" w:rsidRPr="001955B4" w:rsidRDefault="001955B4" w:rsidP="001955B4">
            <w:pPr>
              <w:pStyle w:val="TF-CDIGO-FONTE"/>
              <w:rPr>
                <w:lang w:val="pt-BR"/>
              </w:rPr>
            </w:pPr>
            <w:r w:rsidRPr="001955B4">
              <w:rPr>
                <w:lang w:val="pt-BR"/>
              </w:rPr>
              <w:t xml:space="preserve">    {</w:t>
            </w:r>
          </w:p>
          <w:p w14:paraId="29DB4F15"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if</w:t>
            </w:r>
            <w:proofErr w:type="spellEnd"/>
            <w:r w:rsidRPr="001955B4">
              <w:rPr>
                <w:lang w:val="pt-BR"/>
              </w:rPr>
              <w:t xml:space="preserve"> (</w:t>
            </w:r>
            <w:proofErr w:type="spellStart"/>
            <w:r w:rsidRPr="001955B4">
              <w:rPr>
                <w:lang w:val="pt-BR"/>
              </w:rPr>
              <w:t>LogitechGSDK.LogiUpdate</w:t>
            </w:r>
            <w:proofErr w:type="spellEnd"/>
            <w:r w:rsidRPr="001955B4">
              <w:rPr>
                <w:lang w:val="pt-BR"/>
              </w:rPr>
              <w:t xml:space="preserve">() &amp;&amp; </w:t>
            </w:r>
            <w:proofErr w:type="spellStart"/>
            <w:r w:rsidRPr="001955B4">
              <w:rPr>
                <w:lang w:val="pt-BR"/>
              </w:rPr>
              <w:t>LogitechGSDK.LogiIsConnected</w:t>
            </w:r>
            <w:proofErr w:type="spellEnd"/>
            <w:r w:rsidRPr="001955B4">
              <w:rPr>
                <w:lang w:val="pt-BR"/>
              </w:rPr>
              <w:t>(_INDEX_LOGI))</w:t>
            </w:r>
          </w:p>
          <w:p w14:paraId="5D759C23" w14:textId="77777777" w:rsidR="001955B4" w:rsidRPr="001955B4" w:rsidRDefault="001955B4" w:rsidP="001955B4">
            <w:pPr>
              <w:pStyle w:val="TF-CDIGO-FONTE"/>
              <w:rPr>
                <w:lang w:val="pt-BR"/>
              </w:rPr>
            </w:pPr>
            <w:r w:rsidRPr="001955B4">
              <w:rPr>
                <w:lang w:val="pt-BR"/>
              </w:rPr>
              <w:t xml:space="preserve">        {</w:t>
            </w:r>
          </w:p>
          <w:p w14:paraId="03F3DDCF" w14:textId="3155D63B" w:rsidR="001955B4" w:rsidRPr="001955B4" w:rsidRDefault="001955B4" w:rsidP="001955B4">
            <w:pPr>
              <w:pStyle w:val="TF-CDIGO-FONTE"/>
              <w:rPr>
                <w:lang w:val="pt-BR"/>
              </w:rPr>
            </w:pPr>
            <w:r w:rsidRPr="001955B4">
              <w:rPr>
                <w:lang w:val="pt-BR"/>
              </w:rPr>
              <w:t xml:space="preserve">            </w:t>
            </w:r>
            <w:proofErr w:type="spellStart"/>
            <w:r w:rsidRPr="001955B4">
              <w:rPr>
                <w:lang w:val="pt-BR"/>
              </w:rPr>
              <w:t>LogitechGSDK.LogiPlaySpringForce</w:t>
            </w:r>
            <w:proofErr w:type="spellEnd"/>
            <w:r w:rsidRPr="001955B4">
              <w:rPr>
                <w:lang w:val="pt-BR"/>
              </w:rPr>
              <w:t>(_INDEX_LOGI, 0, 30, 60);</w:t>
            </w:r>
            <w:r w:rsidR="007A1174" w:rsidRPr="007A1174">
              <w:rPr>
                <w:lang w:val="pt-BR"/>
              </w:rPr>
              <w:t xml:space="preserve"> // </w:t>
            </w:r>
            <w:proofErr w:type="gramStart"/>
            <w:r w:rsidR="007A1174" w:rsidRPr="007A1174">
              <w:rPr>
                <w:lang w:val="pt-BR"/>
              </w:rPr>
              <w:t>Aplicar</w:t>
            </w:r>
            <w:proofErr w:type="gramEnd"/>
            <w:r w:rsidR="007A1174" w:rsidRPr="007A1174">
              <w:rPr>
                <w:lang w:val="pt-BR"/>
              </w:rPr>
              <w:t xml:space="preserve"> força</w:t>
            </w:r>
          </w:p>
          <w:p w14:paraId="3D9101AD" w14:textId="08720CDE" w:rsidR="001955B4" w:rsidRPr="001955B4" w:rsidRDefault="001955B4" w:rsidP="001955B4">
            <w:pPr>
              <w:pStyle w:val="TF-CDIGO-FONTE"/>
            </w:pPr>
            <w:r w:rsidRPr="00D557D2">
              <w:rPr>
                <w:lang w:val="pt-BR"/>
              </w:rPr>
              <w:t xml:space="preserve">            </w:t>
            </w:r>
            <w:proofErr w:type="spellStart"/>
            <w:r w:rsidRPr="001955B4">
              <w:t>inputsLogi</w:t>
            </w:r>
            <w:proofErr w:type="spellEnd"/>
            <w:r w:rsidRPr="001955B4">
              <w:t xml:space="preserve"> = </w:t>
            </w:r>
            <w:proofErr w:type="spellStart"/>
            <w:r w:rsidRPr="001955B4">
              <w:t>LogitechGSDK.LogiGetStateUnity</w:t>
            </w:r>
            <w:proofErr w:type="spellEnd"/>
            <w:r w:rsidRPr="001955B4">
              <w:t>(_INDEX_LOGI</w:t>
            </w:r>
            <w:proofErr w:type="gramStart"/>
            <w:r w:rsidRPr="001955B4">
              <w:t>);</w:t>
            </w:r>
            <w:proofErr w:type="gramEnd"/>
          </w:p>
          <w:p w14:paraId="7EFA1B84" w14:textId="77777777" w:rsidR="001955B4" w:rsidRPr="001955B4" w:rsidRDefault="001955B4" w:rsidP="001955B4">
            <w:pPr>
              <w:pStyle w:val="TF-CDIGO-FONTE"/>
            </w:pPr>
          </w:p>
          <w:p w14:paraId="5BFE96B4" w14:textId="77777777" w:rsidR="001955B4" w:rsidRPr="001955B4" w:rsidRDefault="001955B4" w:rsidP="001955B4">
            <w:pPr>
              <w:pStyle w:val="TF-CDIGO-FONTE"/>
              <w:rPr>
                <w:lang w:val="pt-BR"/>
              </w:rPr>
            </w:pPr>
            <w:r w:rsidRPr="001955B4">
              <w:t xml:space="preserve">            </w:t>
            </w:r>
            <w:r w:rsidRPr="001955B4">
              <w:rPr>
                <w:lang w:val="pt-BR"/>
              </w:rPr>
              <w:t>embreagem = 0;</w:t>
            </w:r>
          </w:p>
          <w:p w14:paraId="50E86C0E" w14:textId="77777777" w:rsidR="001955B4" w:rsidRPr="001955B4" w:rsidRDefault="001955B4" w:rsidP="001955B4">
            <w:pPr>
              <w:pStyle w:val="TF-CDIGO-FONTE"/>
              <w:rPr>
                <w:lang w:val="pt-BR"/>
              </w:rPr>
            </w:pPr>
            <w:r w:rsidRPr="001955B4">
              <w:rPr>
                <w:lang w:val="pt-BR"/>
              </w:rPr>
              <w:t xml:space="preserve">            freio = 0;</w:t>
            </w:r>
          </w:p>
          <w:p w14:paraId="7F8627CE" w14:textId="77777777" w:rsidR="001955B4" w:rsidRPr="001955B4" w:rsidRDefault="001955B4" w:rsidP="001955B4">
            <w:pPr>
              <w:pStyle w:val="TF-CDIGO-FONTE"/>
              <w:rPr>
                <w:lang w:val="pt-BR"/>
              </w:rPr>
            </w:pPr>
            <w:r w:rsidRPr="001955B4">
              <w:rPr>
                <w:lang w:val="pt-BR"/>
              </w:rPr>
              <w:t xml:space="preserve">            acelerador = 0;</w:t>
            </w:r>
          </w:p>
          <w:p w14:paraId="58B1F80E"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if</w:t>
            </w:r>
            <w:proofErr w:type="spellEnd"/>
            <w:r w:rsidRPr="001955B4">
              <w:rPr>
                <w:lang w:val="pt-BR"/>
              </w:rPr>
              <w:t xml:space="preserve"> (!</w:t>
            </w:r>
            <w:proofErr w:type="spellStart"/>
            <w:r w:rsidRPr="001955B4">
              <w:rPr>
                <w:lang w:val="pt-BR"/>
              </w:rPr>
              <w:t>ValidarBugInicio</w:t>
            </w:r>
            <w:proofErr w:type="spellEnd"/>
            <w:r w:rsidRPr="001955B4">
              <w:rPr>
                <w:lang w:val="pt-BR"/>
              </w:rPr>
              <w:t>(</w:t>
            </w:r>
            <w:proofErr w:type="spellStart"/>
            <w:r w:rsidRPr="001955B4">
              <w:rPr>
                <w:lang w:val="pt-BR"/>
              </w:rPr>
              <w:t>inputsLogi</w:t>
            </w:r>
            <w:proofErr w:type="spellEnd"/>
            <w:r w:rsidRPr="001955B4">
              <w:rPr>
                <w:lang w:val="pt-BR"/>
              </w:rPr>
              <w:t>))</w:t>
            </w:r>
          </w:p>
          <w:p w14:paraId="3E86126B" w14:textId="77777777" w:rsidR="001955B4" w:rsidRPr="001955B4" w:rsidRDefault="001955B4" w:rsidP="001955B4">
            <w:pPr>
              <w:pStyle w:val="TF-CDIGO-FONTE"/>
              <w:rPr>
                <w:lang w:val="pt-BR"/>
              </w:rPr>
            </w:pPr>
            <w:r w:rsidRPr="001955B4">
              <w:rPr>
                <w:lang w:val="pt-BR"/>
              </w:rPr>
              <w:t xml:space="preserve">            {</w:t>
            </w:r>
          </w:p>
          <w:p w14:paraId="387D6AD6" w14:textId="77777777" w:rsidR="001955B4" w:rsidRPr="001955B4" w:rsidRDefault="001955B4" w:rsidP="001955B4">
            <w:pPr>
              <w:pStyle w:val="TF-CDIGO-FONTE"/>
              <w:rPr>
                <w:lang w:val="pt-BR"/>
              </w:rPr>
            </w:pPr>
            <w:r w:rsidRPr="001955B4">
              <w:rPr>
                <w:lang w:val="pt-BR"/>
              </w:rPr>
              <w:t xml:space="preserve">                embreagem = </w:t>
            </w:r>
            <w:proofErr w:type="spellStart"/>
            <w:r w:rsidRPr="001955B4">
              <w:rPr>
                <w:lang w:val="pt-BR"/>
              </w:rPr>
              <w:t>NormalizarDadoPedal</w:t>
            </w:r>
            <w:proofErr w:type="spellEnd"/>
            <w:r w:rsidRPr="001955B4">
              <w:rPr>
                <w:lang w:val="pt-BR"/>
              </w:rPr>
              <w:t>(</w:t>
            </w:r>
            <w:proofErr w:type="spellStart"/>
            <w:r w:rsidRPr="001955B4">
              <w:rPr>
                <w:lang w:val="pt-BR"/>
              </w:rPr>
              <w:t>inputsLogi.rglSlider</w:t>
            </w:r>
            <w:proofErr w:type="spellEnd"/>
            <w:r w:rsidRPr="001955B4">
              <w:rPr>
                <w:lang w:val="pt-BR"/>
              </w:rPr>
              <w:t>[0]);</w:t>
            </w:r>
          </w:p>
          <w:p w14:paraId="3E787706" w14:textId="77777777" w:rsidR="001955B4" w:rsidRPr="001955B4" w:rsidRDefault="001955B4" w:rsidP="001955B4">
            <w:pPr>
              <w:pStyle w:val="TF-CDIGO-FONTE"/>
              <w:rPr>
                <w:lang w:val="pt-BR"/>
              </w:rPr>
            </w:pPr>
            <w:r w:rsidRPr="001955B4">
              <w:rPr>
                <w:lang w:val="pt-BR"/>
              </w:rPr>
              <w:t xml:space="preserve">                freio = </w:t>
            </w:r>
            <w:proofErr w:type="spellStart"/>
            <w:r w:rsidRPr="001955B4">
              <w:rPr>
                <w:lang w:val="pt-BR"/>
              </w:rPr>
              <w:t>NormalizarDadoPedal</w:t>
            </w:r>
            <w:proofErr w:type="spellEnd"/>
            <w:r w:rsidRPr="001955B4">
              <w:rPr>
                <w:lang w:val="pt-BR"/>
              </w:rPr>
              <w:t>(</w:t>
            </w:r>
            <w:proofErr w:type="spellStart"/>
            <w:r w:rsidRPr="001955B4">
              <w:rPr>
                <w:lang w:val="pt-BR"/>
              </w:rPr>
              <w:t>inputsLogi.lRz</w:t>
            </w:r>
            <w:proofErr w:type="spellEnd"/>
            <w:r w:rsidRPr="001955B4">
              <w:rPr>
                <w:lang w:val="pt-BR"/>
              </w:rPr>
              <w:t>);</w:t>
            </w:r>
          </w:p>
          <w:p w14:paraId="2E7AEE82" w14:textId="77777777" w:rsidR="001955B4" w:rsidRPr="001955B4" w:rsidRDefault="001955B4" w:rsidP="001955B4">
            <w:pPr>
              <w:pStyle w:val="TF-CDIGO-FONTE"/>
              <w:rPr>
                <w:lang w:val="pt-BR"/>
              </w:rPr>
            </w:pPr>
            <w:r w:rsidRPr="001955B4">
              <w:rPr>
                <w:lang w:val="pt-BR"/>
              </w:rPr>
              <w:t xml:space="preserve">                acelerador = </w:t>
            </w:r>
            <w:proofErr w:type="spellStart"/>
            <w:r w:rsidRPr="001955B4">
              <w:rPr>
                <w:lang w:val="pt-BR"/>
              </w:rPr>
              <w:t>NormalizarDadoPedal</w:t>
            </w:r>
            <w:proofErr w:type="spellEnd"/>
            <w:r w:rsidRPr="001955B4">
              <w:rPr>
                <w:lang w:val="pt-BR"/>
              </w:rPr>
              <w:t>(</w:t>
            </w:r>
            <w:proofErr w:type="spellStart"/>
            <w:r w:rsidRPr="001955B4">
              <w:rPr>
                <w:lang w:val="pt-BR"/>
              </w:rPr>
              <w:t>inputsLogi.lY</w:t>
            </w:r>
            <w:proofErr w:type="spellEnd"/>
            <w:r w:rsidRPr="001955B4">
              <w:rPr>
                <w:lang w:val="pt-BR"/>
              </w:rPr>
              <w:t>);</w:t>
            </w:r>
          </w:p>
          <w:p w14:paraId="3D1CB616" w14:textId="77777777" w:rsidR="001955B4" w:rsidRPr="001955B4" w:rsidRDefault="001955B4" w:rsidP="001955B4">
            <w:pPr>
              <w:pStyle w:val="TF-CDIGO-FONTE"/>
              <w:rPr>
                <w:lang w:val="pt-BR"/>
              </w:rPr>
            </w:pPr>
            <w:r w:rsidRPr="001955B4">
              <w:rPr>
                <w:lang w:val="pt-BR"/>
              </w:rPr>
              <w:t xml:space="preserve">            }</w:t>
            </w:r>
          </w:p>
          <w:p w14:paraId="11824110" w14:textId="77777777" w:rsidR="001955B4" w:rsidRPr="001955B4" w:rsidRDefault="001955B4" w:rsidP="001955B4">
            <w:pPr>
              <w:pStyle w:val="TF-CDIGO-FONTE"/>
              <w:rPr>
                <w:lang w:val="pt-BR"/>
              </w:rPr>
            </w:pPr>
          </w:p>
          <w:p w14:paraId="4D06B8D6"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rotacaoVolanteAbsoluta</w:t>
            </w:r>
            <w:proofErr w:type="spellEnd"/>
            <w:r w:rsidRPr="001955B4">
              <w:rPr>
                <w:lang w:val="pt-BR"/>
              </w:rPr>
              <w:t xml:space="preserve"> = </w:t>
            </w:r>
            <w:proofErr w:type="spellStart"/>
            <w:r w:rsidRPr="001955B4">
              <w:rPr>
                <w:lang w:val="pt-BR"/>
              </w:rPr>
              <w:t>inputsLogi.lX</w:t>
            </w:r>
            <w:proofErr w:type="spellEnd"/>
            <w:r w:rsidRPr="001955B4">
              <w:rPr>
                <w:lang w:val="pt-BR"/>
              </w:rPr>
              <w:t>;</w:t>
            </w:r>
          </w:p>
          <w:p w14:paraId="15EDC229" w14:textId="2631F455" w:rsidR="001955B4" w:rsidRPr="001955B4" w:rsidRDefault="001955B4" w:rsidP="001955B4">
            <w:pPr>
              <w:pStyle w:val="TF-CDIGO-FONTE"/>
              <w:rPr>
                <w:lang w:val="pt-BR"/>
              </w:rPr>
            </w:pPr>
            <w:r w:rsidRPr="001955B4">
              <w:rPr>
                <w:lang w:val="pt-BR"/>
              </w:rPr>
              <w:t xml:space="preserve">            </w:t>
            </w:r>
            <w:proofErr w:type="spellStart"/>
            <w:r w:rsidRPr="001955B4">
              <w:rPr>
                <w:lang w:val="pt-BR"/>
              </w:rPr>
              <w:t>rotacaoVolanteAbsolutaNormalizado</w:t>
            </w:r>
            <w:proofErr w:type="spellEnd"/>
            <w:r w:rsidR="00854BA4">
              <w:rPr>
                <w:lang w:val="pt-BR"/>
              </w:rPr>
              <w:t xml:space="preserve"> </w:t>
            </w:r>
            <w:r w:rsidRPr="001955B4">
              <w:rPr>
                <w:lang w:val="pt-BR"/>
              </w:rPr>
              <w:t>=</w:t>
            </w:r>
            <w:r w:rsidR="00854BA4">
              <w:rPr>
                <w:lang w:val="pt-BR"/>
              </w:rPr>
              <w:t xml:space="preserve"> </w:t>
            </w:r>
            <w:proofErr w:type="spellStart"/>
            <w:r w:rsidRPr="001955B4">
              <w:rPr>
                <w:lang w:val="pt-BR"/>
              </w:rPr>
              <w:t>rotacaoVolanteAbsoluta</w:t>
            </w:r>
            <w:proofErr w:type="spellEnd"/>
            <w:r w:rsidR="007722DB">
              <w:rPr>
                <w:lang w:val="pt-BR"/>
              </w:rPr>
              <w:t xml:space="preserve"> </w:t>
            </w:r>
            <w:r w:rsidRPr="001955B4">
              <w:rPr>
                <w:lang w:val="pt-BR"/>
              </w:rPr>
              <w:t>_MAXIMO_INPUT_VOLANTE;</w:t>
            </w:r>
          </w:p>
          <w:p w14:paraId="5D3E5F42" w14:textId="77777777" w:rsidR="001955B4" w:rsidRPr="001955B4" w:rsidRDefault="001955B4" w:rsidP="001955B4">
            <w:pPr>
              <w:pStyle w:val="TF-CDIGO-FONTE"/>
              <w:rPr>
                <w:lang w:val="pt-BR"/>
              </w:rPr>
            </w:pPr>
          </w:p>
          <w:p w14:paraId="3CD941F1"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marchaNova</w:t>
            </w:r>
            <w:proofErr w:type="spellEnd"/>
            <w:r w:rsidRPr="001955B4">
              <w:rPr>
                <w:lang w:val="pt-BR"/>
              </w:rPr>
              <w:t xml:space="preserve"> = </w:t>
            </w:r>
            <w:proofErr w:type="spellStart"/>
            <w:r w:rsidRPr="001955B4">
              <w:rPr>
                <w:lang w:val="pt-BR"/>
              </w:rPr>
              <w:t>ObterMarchaAtual</w:t>
            </w:r>
            <w:proofErr w:type="spellEnd"/>
            <w:r w:rsidRPr="001955B4">
              <w:rPr>
                <w:lang w:val="pt-BR"/>
              </w:rPr>
              <w:t>();</w:t>
            </w:r>
          </w:p>
          <w:p w14:paraId="75C381A8"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CapturarValoresBotoesVolante</w:t>
            </w:r>
            <w:proofErr w:type="spellEnd"/>
            <w:r w:rsidRPr="001955B4">
              <w:rPr>
                <w:lang w:val="pt-BR"/>
              </w:rPr>
              <w:t>();</w:t>
            </w:r>
          </w:p>
          <w:p w14:paraId="1E84E1C4" w14:textId="6851F254" w:rsidR="001955B4" w:rsidRDefault="001955B4" w:rsidP="001955B4">
            <w:pPr>
              <w:pStyle w:val="TF-CDIGO-FONTE"/>
            </w:pPr>
            <w:r w:rsidRPr="001955B4">
              <w:rPr>
                <w:lang w:val="pt-BR"/>
              </w:rPr>
              <w:t xml:space="preserve">        }</w:t>
            </w:r>
          </w:p>
        </w:tc>
      </w:tr>
    </w:tbl>
    <w:p w14:paraId="48BF928B" w14:textId="2BF5F39E" w:rsidR="00055AB2" w:rsidRDefault="001955B4" w:rsidP="001955B4">
      <w:pPr>
        <w:pStyle w:val="TF-FONTE"/>
      </w:pPr>
      <w:r>
        <w:t>Fonte: elaborado pelo autor.</w:t>
      </w:r>
    </w:p>
    <w:p w14:paraId="16D69779" w14:textId="7A7A2413" w:rsidR="007A1174" w:rsidRDefault="007A1174" w:rsidP="00FB4715">
      <w:pPr>
        <w:pStyle w:val="TF-TEXTO"/>
      </w:pPr>
      <w:r>
        <w:t xml:space="preserve">Os dados são lidos em valores numéricos de tamanho 2 Bytes cada, tendo um alcance de -32.768 a +32.767, os pedais tiveram suas entradas normalizadas, isto é, transformadas em um valor de 0 a 1 para facilitar seu uso nas funções do jogo. Além disso, </w:t>
      </w:r>
      <w:r w:rsidR="007722DB">
        <w:t xml:space="preserve">os dados representam a situação atual, mas como a rotação de objetos no Unity funciona foi necessário a posição relativa do volante e não a absoluta como mostra o código do Quadro </w:t>
      </w:r>
      <w:r w:rsidR="006808F4">
        <w:t>5</w:t>
      </w:r>
      <w:r w:rsidR="007722DB">
        <w:t xml:space="preserve">. Para a </w:t>
      </w:r>
      <w:r w:rsidR="007722DB" w:rsidRPr="005A619C">
        <w:rPr>
          <w:rStyle w:val="TF-COURIER9"/>
          <w:rPrChange w:id="113" w:author="Dalton Solano dos Reis" w:date="2025-06-28T19:41:00Z" w16du:dateUtc="2025-06-28T22:41:00Z">
            <w:rPr/>
          </w:rPrChange>
        </w:rPr>
        <w:t>marcha</w:t>
      </w:r>
      <w:r w:rsidR="007722DB">
        <w:t xml:space="preserve">, foi necessário criar uma variável que contém a </w:t>
      </w:r>
      <w:r w:rsidR="007722DB" w:rsidRPr="005A619C">
        <w:rPr>
          <w:rStyle w:val="TF-COURIER9"/>
          <w:rPrChange w:id="114" w:author="Dalton Solano dos Reis" w:date="2025-06-28T19:41:00Z" w16du:dateUtc="2025-06-28T22:41:00Z">
            <w:rPr/>
          </w:rPrChange>
        </w:rPr>
        <w:t>marcha anterior</w:t>
      </w:r>
      <w:r w:rsidR="007722DB">
        <w:t xml:space="preserve"> para as validações de troca de marcha, e validar a ausência das outras marchas já que não existe um retorno de marcha neutra.</w:t>
      </w:r>
    </w:p>
    <w:p w14:paraId="2B387ADA" w14:textId="7CC26E76" w:rsidR="007722DB" w:rsidRDefault="007722DB" w:rsidP="007722DB">
      <w:pPr>
        <w:pStyle w:val="TF-LEGENDA"/>
      </w:pPr>
      <w:r>
        <w:t xml:space="preserve">Quadro </w:t>
      </w:r>
      <w:r w:rsidR="006808F4">
        <w:t>5</w:t>
      </w:r>
      <w:r>
        <w:t xml:space="preserve"> –Trecho de código responsável </w:t>
      </w:r>
      <w:r w:rsidR="00854BA4">
        <w:t>pela atualização do volante virtual</w:t>
      </w:r>
    </w:p>
    <w:tbl>
      <w:tblPr>
        <w:tblStyle w:val="Tabelacomgrade"/>
        <w:tblW w:w="9670" w:type="dxa"/>
        <w:tblLook w:val="04A0" w:firstRow="1" w:lastRow="0" w:firstColumn="1" w:lastColumn="0" w:noHBand="0" w:noVBand="1"/>
      </w:tblPr>
      <w:tblGrid>
        <w:gridCol w:w="9670"/>
      </w:tblGrid>
      <w:tr w:rsidR="007722DB" w14:paraId="7AE122B9" w14:textId="77777777" w:rsidTr="007722DB">
        <w:trPr>
          <w:trHeight w:val="2937"/>
        </w:trPr>
        <w:tc>
          <w:tcPr>
            <w:tcW w:w="9670" w:type="dxa"/>
          </w:tcPr>
          <w:p w14:paraId="42D4B079" w14:textId="0845FAC1" w:rsidR="007722DB" w:rsidRPr="007722DB" w:rsidRDefault="007722DB" w:rsidP="007722DB">
            <w:pPr>
              <w:pStyle w:val="TF-CDIGO-FONTE"/>
              <w:rPr>
                <w:lang w:val="pt-BR"/>
              </w:rPr>
            </w:pPr>
            <w:r w:rsidRPr="001955B4">
              <w:rPr>
                <w:lang w:val="pt-BR"/>
              </w:rPr>
              <w:t xml:space="preserve">   </w:t>
            </w:r>
            <w:r>
              <w:rPr>
                <w:lang w:val="pt-BR"/>
              </w:rPr>
              <w:t xml:space="preserve"> </w:t>
            </w:r>
            <w:r w:rsidRPr="00D557D2">
              <w:rPr>
                <w:lang w:val="pt-BR"/>
              </w:rPr>
              <w:t>[</w:t>
            </w:r>
            <w:proofErr w:type="spellStart"/>
            <w:r w:rsidRPr="00D557D2">
              <w:rPr>
                <w:lang w:val="pt-BR"/>
              </w:rPr>
              <w:t>SerializeField</w:t>
            </w:r>
            <w:proofErr w:type="spellEnd"/>
            <w:r w:rsidRPr="00D557D2">
              <w:rPr>
                <w:lang w:val="pt-BR"/>
              </w:rPr>
              <w:t xml:space="preserve">] </w:t>
            </w:r>
            <w:proofErr w:type="spellStart"/>
            <w:r w:rsidRPr="00D557D2">
              <w:rPr>
                <w:lang w:val="pt-BR"/>
              </w:rPr>
              <w:t>private</w:t>
            </w:r>
            <w:proofErr w:type="spellEnd"/>
            <w:r w:rsidRPr="00D557D2">
              <w:rPr>
                <w:lang w:val="pt-BR"/>
              </w:rPr>
              <w:t xml:space="preserve"> </w:t>
            </w:r>
            <w:proofErr w:type="spellStart"/>
            <w:r w:rsidRPr="00D557D2">
              <w:rPr>
                <w:lang w:val="pt-BR"/>
              </w:rPr>
              <w:t>float</w:t>
            </w:r>
            <w:proofErr w:type="spellEnd"/>
            <w:r w:rsidRPr="00D557D2">
              <w:rPr>
                <w:lang w:val="pt-BR"/>
              </w:rPr>
              <w:t xml:space="preserve"> </w:t>
            </w:r>
            <w:proofErr w:type="spellStart"/>
            <w:r w:rsidRPr="00D557D2">
              <w:rPr>
                <w:lang w:val="pt-BR"/>
              </w:rPr>
              <w:t>velocidadeGiroVolante</w:t>
            </w:r>
            <w:proofErr w:type="spellEnd"/>
            <w:r w:rsidRPr="00D557D2">
              <w:rPr>
                <w:lang w:val="pt-BR"/>
              </w:rPr>
              <w:t xml:space="preserve"> = 1.34f;</w:t>
            </w:r>
          </w:p>
          <w:p w14:paraId="7482F29D"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private</w:t>
            </w:r>
            <w:proofErr w:type="spellEnd"/>
            <w:r w:rsidRPr="007722DB">
              <w:rPr>
                <w:lang w:val="pt-BR"/>
              </w:rPr>
              <w:t xml:space="preserve"> </w:t>
            </w:r>
            <w:proofErr w:type="spellStart"/>
            <w:r w:rsidRPr="007722DB">
              <w:rPr>
                <w:lang w:val="pt-BR"/>
              </w:rPr>
              <w:t>float</w:t>
            </w:r>
            <w:proofErr w:type="spellEnd"/>
            <w:r w:rsidRPr="007722DB">
              <w:rPr>
                <w:lang w:val="pt-BR"/>
              </w:rPr>
              <w:t xml:space="preserve"> </w:t>
            </w:r>
            <w:proofErr w:type="spellStart"/>
            <w:r w:rsidRPr="007722DB">
              <w:rPr>
                <w:lang w:val="pt-BR"/>
              </w:rPr>
              <w:t>rotacaoVolanteAnt</w:t>
            </w:r>
            <w:proofErr w:type="spellEnd"/>
            <w:r w:rsidRPr="007722DB">
              <w:rPr>
                <w:lang w:val="pt-BR"/>
              </w:rPr>
              <w:t xml:space="preserve"> = 0;   </w:t>
            </w:r>
          </w:p>
          <w:p w14:paraId="5EA25703"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public</w:t>
            </w:r>
            <w:proofErr w:type="spellEnd"/>
            <w:r w:rsidRPr="007722DB">
              <w:rPr>
                <w:lang w:val="pt-BR"/>
              </w:rPr>
              <w:t xml:space="preserve"> void </w:t>
            </w:r>
            <w:proofErr w:type="spellStart"/>
            <w:r w:rsidRPr="007722DB">
              <w:rPr>
                <w:lang w:val="pt-BR"/>
              </w:rPr>
              <w:t>RotacionarVolante</w:t>
            </w:r>
            <w:proofErr w:type="spellEnd"/>
            <w:r w:rsidRPr="007722DB">
              <w:rPr>
                <w:lang w:val="pt-BR"/>
              </w:rPr>
              <w:t>(</w:t>
            </w:r>
            <w:proofErr w:type="spellStart"/>
            <w:r w:rsidRPr="007722DB">
              <w:rPr>
                <w:lang w:val="pt-BR"/>
              </w:rPr>
              <w:t>float</w:t>
            </w:r>
            <w:proofErr w:type="spellEnd"/>
            <w:r w:rsidRPr="007722DB">
              <w:rPr>
                <w:lang w:val="pt-BR"/>
              </w:rPr>
              <w:t xml:space="preserve"> </w:t>
            </w:r>
            <w:proofErr w:type="spellStart"/>
            <w:r w:rsidRPr="007722DB">
              <w:rPr>
                <w:lang w:val="pt-BR"/>
              </w:rPr>
              <w:t>rotacaoVoltanteAbsoluto</w:t>
            </w:r>
            <w:proofErr w:type="spellEnd"/>
            <w:r w:rsidRPr="007722DB">
              <w:rPr>
                <w:lang w:val="pt-BR"/>
              </w:rPr>
              <w:t>)</w:t>
            </w:r>
          </w:p>
          <w:p w14:paraId="14F0F02D" w14:textId="77777777" w:rsidR="007722DB" w:rsidRPr="007722DB" w:rsidRDefault="007722DB" w:rsidP="007722DB">
            <w:pPr>
              <w:pStyle w:val="TF-CDIGO-FONTE"/>
              <w:rPr>
                <w:lang w:val="pt-BR"/>
              </w:rPr>
            </w:pPr>
            <w:r w:rsidRPr="007722DB">
              <w:rPr>
                <w:lang w:val="pt-BR"/>
              </w:rPr>
              <w:t xml:space="preserve">    {</w:t>
            </w:r>
          </w:p>
          <w:p w14:paraId="7A3A98E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float</w:t>
            </w:r>
            <w:proofErr w:type="spellEnd"/>
            <w:r w:rsidRPr="007722DB">
              <w:rPr>
                <w:lang w:val="pt-BR"/>
              </w:rPr>
              <w:t xml:space="preserve"> </w:t>
            </w:r>
            <w:proofErr w:type="spellStart"/>
            <w:r w:rsidRPr="007722DB">
              <w:rPr>
                <w:lang w:val="pt-BR"/>
              </w:rPr>
              <w:t>qtdRotacaoRelativa</w:t>
            </w:r>
            <w:proofErr w:type="spellEnd"/>
            <w:r w:rsidRPr="007722DB">
              <w:rPr>
                <w:lang w:val="pt-BR"/>
              </w:rPr>
              <w:t xml:space="preserve"> = </w:t>
            </w:r>
            <w:proofErr w:type="spellStart"/>
            <w:r w:rsidRPr="007722DB">
              <w:rPr>
                <w:lang w:val="pt-BR"/>
              </w:rPr>
              <w:t>rotacaoVoltanteAbsoluto</w:t>
            </w:r>
            <w:proofErr w:type="spellEnd"/>
            <w:r w:rsidRPr="007722DB">
              <w:rPr>
                <w:lang w:val="pt-BR"/>
              </w:rPr>
              <w:t xml:space="preserve"> - </w:t>
            </w:r>
            <w:proofErr w:type="spellStart"/>
            <w:r w:rsidRPr="007722DB">
              <w:rPr>
                <w:lang w:val="pt-BR"/>
              </w:rPr>
              <w:t>rotacaoVolanteAnt</w:t>
            </w:r>
            <w:proofErr w:type="spellEnd"/>
            <w:r w:rsidRPr="007722DB">
              <w:rPr>
                <w:lang w:val="pt-BR"/>
              </w:rPr>
              <w:t>;</w:t>
            </w:r>
          </w:p>
          <w:p w14:paraId="3508DCB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if</w:t>
            </w:r>
            <w:proofErr w:type="spellEnd"/>
            <w:r w:rsidRPr="007722DB">
              <w:rPr>
                <w:lang w:val="pt-BR"/>
              </w:rPr>
              <w:t xml:space="preserve"> (</w:t>
            </w:r>
            <w:proofErr w:type="spellStart"/>
            <w:r w:rsidRPr="007722DB">
              <w:rPr>
                <w:lang w:val="pt-BR"/>
              </w:rPr>
              <w:t>qtdRotacaoRelativa</w:t>
            </w:r>
            <w:proofErr w:type="spellEnd"/>
            <w:r w:rsidRPr="007722DB">
              <w:rPr>
                <w:lang w:val="pt-BR"/>
              </w:rPr>
              <w:t xml:space="preserve"> != 0)</w:t>
            </w:r>
          </w:p>
          <w:p w14:paraId="300829A1" w14:textId="77777777" w:rsidR="007722DB" w:rsidRPr="007722DB" w:rsidRDefault="007722DB" w:rsidP="007722DB">
            <w:pPr>
              <w:pStyle w:val="TF-CDIGO-FONTE"/>
              <w:rPr>
                <w:lang w:val="pt-BR"/>
              </w:rPr>
            </w:pPr>
            <w:r w:rsidRPr="007722DB">
              <w:rPr>
                <w:lang w:val="pt-BR"/>
              </w:rPr>
              <w:t xml:space="preserve">        {</w:t>
            </w:r>
          </w:p>
          <w:p w14:paraId="4431D476"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float</w:t>
            </w:r>
            <w:proofErr w:type="spellEnd"/>
            <w:r w:rsidRPr="007722DB">
              <w:rPr>
                <w:lang w:val="pt-BR"/>
              </w:rPr>
              <w:t xml:space="preserve"> </w:t>
            </w:r>
            <w:proofErr w:type="spellStart"/>
            <w:r w:rsidRPr="007722DB">
              <w:rPr>
                <w:lang w:val="pt-BR"/>
              </w:rPr>
              <w:t>valorRelativo</w:t>
            </w:r>
            <w:proofErr w:type="spellEnd"/>
            <w:r w:rsidRPr="007722DB">
              <w:rPr>
                <w:lang w:val="pt-BR"/>
              </w:rPr>
              <w:t xml:space="preserve"> = </w:t>
            </w:r>
            <w:proofErr w:type="spellStart"/>
            <w:r w:rsidRPr="007722DB">
              <w:rPr>
                <w:lang w:val="pt-BR"/>
              </w:rPr>
              <w:t>qtdRotacaoRelativa</w:t>
            </w:r>
            <w:proofErr w:type="spellEnd"/>
            <w:r w:rsidRPr="007722DB">
              <w:rPr>
                <w:lang w:val="pt-BR"/>
              </w:rPr>
              <w:t xml:space="preserve"> * </w:t>
            </w:r>
            <w:proofErr w:type="spellStart"/>
            <w:r w:rsidRPr="007722DB">
              <w:rPr>
                <w:lang w:val="pt-BR"/>
              </w:rPr>
              <w:t>velocidadeGiroVolante</w:t>
            </w:r>
            <w:proofErr w:type="spellEnd"/>
            <w:r w:rsidRPr="007722DB">
              <w:rPr>
                <w:lang w:val="pt-BR"/>
              </w:rPr>
              <w:t>;</w:t>
            </w:r>
          </w:p>
          <w:p w14:paraId="46B09DF1" w14:textId="77777777" w:rsidR="007722DB" w:rsidRPr="007722DB" w:rsidRDefault="007722DB" w:rsidP="007722DB">
            <w:pPr>
              <w:pStyle w:val="TF-CDIGO-FONTE"/>
              <w:rPr>
                <w:lang w:val="pt-BR"/>
              </w:rPr>
            </w:pPr>
            <w:r w:rsidRPr="007722DB">
              <w:rPr>
                <w:lang w:val="pt-BR"/>
              </w:rPr>
              <w:t xml:space="preserve">            Vector3 </w:t>
            </w:r>
            <w:proofErr w:type="spellStart"/>
            <w:r w:rsidRPr="007722DB">
              <w:rPr>
                <w:lang w:val="pt-BR"/>
              </w:rPr>
              <w:t>rotacao</w:t>
            </w:r>
            <w:proofErr w:type="spellEnd"/>
            <w:r w:rsidRPr="007722DB">
              <w:rPr>
                <w:lang w:val="pt-BR"/>
              </w:rPr>
              <w:t xml:space="preserve"> = </w:t>
            </w:r>
            <w:proofErr w:type="spellStart"/>
            <w:r w:rsidRPr="007722DB">
              <w:rPr>
                <w:lang w:val="pt-BR"/>
              </w:rPr>
              <w:t>transform.localEulerAngles</w:t>
            </w:r>
            <w:proofErr w:type="spellEnd"/>
            <w:r w:rsidRPr="007722DB">
              <w:rPr>
                <w:lang w:val="pt-BR"/>
              </w:rPr>
              <w:t>;</w:t>
            </w:r>
          </w:p>
          <w:p w14:paraId="00A7EFAF"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rotacao.y</w:t>
            </w:r>
            <w:proofErr w:type="spellEnd"/>
            <w:r w:rsidRPr="007722DB">
              <w:rPr>
                <w:lang w:val="pt-BR"/>
              </w:rPr>
              <w:t xml:space="preserve"> += (</w:t>
            </w:r>
            <w:proofErr w:type="spellStart"/>
            <w:r w:rsidRPr="007722DB">
              <w:rPr>
                <w:lang w:val="pt-BR"/>
              </w:rPr>
              <w:t>valorRelativo</w:t>
            </w:r>
            <w:proofErr w:type="spellEnd"/>
            <w:r w:rsidRPr="007722DB">
              <w:rPr>
                <w:lang w:val="pt-BR"/>
              </w:rPr>
              <w:t xml:space="preserve"> / 100);</w:t>
            </w:r>
          </w:p>
          <w:p w14:paraId="45A2CAD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transform.localEulerAngles</w:t>
            </w:r>
            <w:proofErr w:type="spellEnd"/>
            <w:r w:rsidRPr="007722DB">
              <w:rPr>
                <w:lang w:val="pt-BR"/>
              </w:rPr>
              <w:t xml:space="preserve"> = </w:t>
            </w:r>
            <w:proofErr w:type="spellStart"/>
            <w:r w:rsidRPr="007722DB">
              <w:rPr>
                <w:lang w:val="pt-BR"/>
              </w:rPr>
              <w:t>rotacao</w:t>
            </w:r>
            <w:proofErr w:type="spellEnd"/>
            <w:r w:rsidRPr="007722DB">
              <w:rPr>
                <w:lang w:val="pt-BR"/>
              </w:rPr>
              <w:t>;</w:t>
            </w:r>
          </w:p>
          <w:p w14:paraId="114C71C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rotacaoVolanteAnt</w:t>
            </w:r>
            <w:proofErr w:type="spellEnd"/>
            <w:r w:rsidRPr="007722DB">
              <w:rPr>
                <w:lang w:val="pt-BR"/>
              </w:rPr>
              <w:t xml:space="preserve"> = </w:t>
            </w:r>
            <w:proofErr w:type="spellStart"/>
            <w:r w:rsidRPr="007722DB">
              <w:rPr>
                <w:lang w:val="pt-BR"/>
              </w:rPr>
              <w:t>rotacaoVoltanteAbsoluto</w:t>
            </w:r>
            <w:proofErr w:type="spellEnd"/>
            <w:r w:rsidRPr="007722DB">
              <w:rPr>
                <w:lang w:val="pt-BR"/>
              </w:rPr>
              <w:t>;</w:t>
            </w:r>
          </w:p>
          <w:p w14:paraId="3CB58BCD" w14:textId="77777777" w:rsidR="007722DB" w:rsidRPr="007722DB" w:rsidRDefault="007722DB" w:rsidP="007722DB">
            <w:pPr>
              <w:pStyle w:val="TF-CDIGO-FONTE"/>
            </w:pPr>
            <w:r w:rsidRPr="007722DB">
              <w:rPr>
                <w:lang w:val="pt-BR"/>
              </w:rPr>
              <w:t xml:space="preserve">        </w:t>
            </w:r>
            <w:r w:rsidRPr="007722DB">
              <w:t>}</w:t>
            </w:r>
          </w:p>
          <w:p w14:paraId="2B446B9D" w14:textId="1BC10D45" w:rsidR="007722DB" w:rsidRDefault="007722DB" w:rsidP="007722DB">
            <w:pPr>
              <w:pStyle w:val="TF-CDIGO-FONTE"/>
            </w:pPr>
            <w:r w:rsidRPr="007722DB">
              <w:rPr>
                <w:lang w:val="pt-BR"/>
              </w:rPr>
              <w:t xml:space="preserve">    }</w:t>
            </w:r>
          </w:p>
        </w:tc>
      </w:tr>
    </w:tbl>
    <w:p w14:paraId="128FA1A2" w14:textId="49523430" w:rsidR="007722DB" w:rsidRDefault="007722DB" w:rsidP="00854BA4">
      <w:pPr>
        <w:pStyle w:val="TF-FONTE"/>
      </w:pPr>
      <w:r>
        <w:t>Fonte: elaborado pelo autor.</w:t>
      </w:r>
    </w:p>
    <w:p w14:paraId="6916B524" w14:textId="10C0B099" w:rsidR="00602677" w:rsidRDefault="00602677" w:rsidP="00FB4715">
      <w:pPr>
        <w:pStyle w:val="TF-TEXTO"/>
      </w:pPr>
      <w:r>
        <w:t xml:space="preserve">O jogo possui uma grande variedade de </w:t>
      </w:r>
      <w:r w:rsidR="00F173B4">
        <w:t xml:space="preserve">modelos de </w:t>
      </w:r>
      <w:r>
        <w:t xml:space="preserve">cenários, </w:t>
      </w:r>
      <w:r w:rsidR="00F173B4">
        <w:t>pessoas, objetos e terrenos. A</w:t>
      </w:r>
      <w:r>
        <w:t xml:space="preserve"> maior parte dos </w:t>
      </w:r>
      <w:r w:rsidR="00F173B4">
        <w:t xml:space="preserve">modelos </w:t>
      </w:r>
      <w:r>
        <w:t xml:space="preserve">foram fornecidos pela loja de </w:t>
      </w:r>
      <w:proofErr w:type="spellStart"/>
      <w:r w:rsidRPr="005A619C">
        <w:rPr>
          <w:i/>
          <w:iCs/>
          <w:rPrChange w:id="115" w:author="Dalton Solano dos Reis" w:date="2025-06-28T19:42:00Z" w16du:dateUtc="2025-06-28T22:42:00Z">
            <w:rPr/>
          </w:rPrChange>
        </w:rPr>
        <w:t>assets</w:t>
      </w:r>
      <w:proofErr w:type="spellEnd"/>
      <w:r w:rsidR="00F173B4">
        <w:t xml:space="preserve"> da </w:t>
      </w:r>
      <w:commentRangeStart w:id="116"/>
      <w:r w:rsidR="00F173B4">
        <w:t xml:space="preserve">Unity a </w:t>
      </w:r>
      <w:proofErr w:type="spellStart"/>
      <w:r w:rsidR="00F173B4">
        <w:t>Asset</w:t>
      </w:r>
      <w:proofErr w:type="spellEnd"/>
      <w:r w:rsidR="00F173B4">
        <w:t xml:space="preserve"> Store</w:t>
      </w:r>
      <w:commentRangeEnd w:id="116"/>
      <w:r w:rsidR="007A097C">
        <w:rPr>
          <w:rStyle w:val="Refdecomentrio"/>
        </w:rPr>
        <w:commentReference w:id="116"/>
      </w:r>
      <w:r w:rsidR="00F173B4">
        <w:t xml:space="preserve">, para que o ambiente pudesse ser </w:t>
      </w:r>
      <w:del w:id="117" w:author="Dalton Solano dos Reis" w:date="2025-06-28T19:42:00Z" w16du:dateUtc="2025-06-28T22:42:00Z">
        <w:r w:rsidR="00F173B4" w:rsidDel="005A619C">
          <w:delText>preenchido com diversos modelos sem comprometer o prazo de entrega do TCC</w:delText>
        </w:r>
      </w:del>
      <w:ins w:id="118" w:author="Dalton Solano dos Reis" w:date="2025-06-28T19:42:00Z" w16du:dateUtc="2025-06-28T22:42:00Z">
        <w:r w:rsidR="005A619C">
          <w:t>modelado como esperado</w:t>
        </w:r>
      </w:ins>
      <w:r w:rsidR="00F173B4">
        <w:t>. O modelo do kart e rodas foram retrabalhados para atender as necessidades e o volante foi feito do zero para se adequar visualmente ao volante G29 da Logitech</w:t>
      </w:r>
      <w:ins w:id="119" w:author="Dalton Solano dos Reis" w:date="2025-06-28T19:43:00Z" w16du:dateUtc="2025-06-28T22:43:00Z">
        <w:r w:rsidR="007A097C">
          <w:t xml:space="preserve"> </w:t>
        </w:r>
      </w:ins>
      <w:del w:id="120" w:author="Dalton Solano dos Reis" w:date="2025-06-28T19:44:00Z" w16du:dateUtc="2025-06-28T22:44:00Z">
        <w:r w:rsidR="00F173B4" w:rsidDel="007A097C">
          <w:delText xml:space="preserve">, como é demonstrado na </w:delText>
        </w:r>
      </w:del>
      <w:ins w:id="121" w:author="Dalton Solano dos Reis" w:date="2025-06-28T19:44:00Z" w16du:dateUtc="2025-06-28T22:44:00Z">
        <w:r w:rsidR="007A097C">
          <w:t>(</w:t>
        </w:r>
      </w:ins>
      <w:del w:id="122" w:author="Dalton Solano dos Reis" w:date="2025-06-28T19:44:00Z" w16du:dateUtc="2025-06-28T22:44:00Z">
        <w:r w:rsidR="00F173B4" w:rsidDel="007A097C">
          <w:delText xml:space="preserve">figura </w:delText>
        </w:r>
      </w:del>
      <w:ins w:id="123" w:author="Dalton Solano dos Reis" w:date="2025-06-28T19:44:00Z" w16du:dateUtc="2025-06-28T22:44:00Z">
        <w:r w:rsidR="007A097C">
          <w:t>F</w:t>
        </w:r>
        <w:r w:rsidR="007A097C">
          <w:t xml:space="preserve">igura </w:t>
        </w:r>
      </w:ins>
      <w:r w:rsidR="001955B4">
        <w:t>7</w:t>
      </w:r>
      <w:ins w:id="124" w:author="Dalton Solano dos Reis" w:date="2025-06-28T19:44:00Z" w16du:dateUtc="2025-06-28T22:44:00Z">
        <w:r w:rsidR="007A097C">
          <w:t>)</w:t>
        </w:r>
      </w:ins>
      <w:r w:rsidR="00F173B4">
        <w:t>.</w:t>
      </w:r>
      <w:r w:rsidR="00854BA4">
        <w:t xml:space="preserve"> Para que a rotação das rodas e do volante funcionassem corretamente é necessário que seus centros estejam localizados no ponto zero de seus modelos, se não, a roda não giraria em torno de seu próprio eixo.</w:t>
      </w:r>
    </w:p>
    <w:p w14:paraId="685B59E1" w14:textId="02C5719F" w:rsidR="00F173B4" w:rsidRDefault="00F173B4" w:rsidP="00F173B4">
      <w:pPr>
        <w:pStyle w:val="TF-LEGENDA"/>
      </w:pPr>
      <w:r>
        <w:lastRenderedPageBreak/>
        <w:t xml:space="preserve">Figura </w:t>
      </w:r>
      <w:r w:rsidR="001955B4">
        <w:t>7</w:t>
      </w:r>
      <w:r>
        <w:t xml:space="preserve"> – Volante sendo modelado no Blender</w:t>
      </w:r>
    </w:p>
    <w:p w14:paraId="43036623" w14:textId="6E1B6AF7" w:rsidR="00F173B4" w:rsidRDefault="00F173B4" w:rsidP="00F173B4">
      <w:pPr>
        <w:pStyle w:val="TF-FIGURA"/>
      </w:pPr>
      <w:r>
        <w:rPr>
          <w:noProof/>
        </w:rPr>
        <w:drawing>
          <wp:inline distT="0" distB="0" distL="0" distR="0" wp14:anchorId="3BAE31DE" wp14:editId="136911A7">
            <wp:extent cx="3281917" cy="2204074"/>
            <wp:effectExtent l="19050" t="19050" r="13970" b="25400"/>
            <wp:docPr id="6221510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9235" cy="2229136"/>
                    </a:xfrm>
                    <a:prstGeom prst="rect">
                      <a:avLst/>
                    </a:prstGeom>
                    <a:noFill/>
                    <a:ln>
                      <a:solidFill>
                        <a:schemeClr val="tx1"/>
                      </a:solidFill>
                    </a:ln>
                  </pic:spPr>
                </pic:pic>
              </a:graphicData>
            </a:graphic>
          </wp:inline>
        </w:drawing>
      </w:r>
    </w:p>
    <w:p w14:paraId="3E029895" w14:textId="11A9CCB2" w:rsidR="00F173B4" w:rsidRDefault="00F173B4" w:rsidP="00F173B4">
      <w:pPr>
        <w:pStyle w:val="TF-FONTE"/>
      </w:pPr>
      <w:r>
        <w:t>Fonte: elaborado pelo autor</w:t>
      </w:r>
      <w:r w:rsidR="004C4C98">
        <w:t>.</w:t>
      </w:r>
    </w:p>
    <w:p w14:paraId="3FA4DDD3" w14:textId="0A03EAFE" w:rsidR="00F173B4" w:rsidRDefault="00745365" w:rsidP="00F173B4">
      <w:pPr>
        <w:pStyle w:val="TF-TEXTO"/>
      </w:pPr>
      <w:r>
        <w:t xml:space="preserve">Existem vários </w:t>
      </w:r>
      <w:r w:rsidRPr="00D43A46">
        <w:rPr>
          <w:i/>
          <w:iCs/>
          <w:rPrChange w:id="125" w:author="Dalton Solano dos Reis" w:date="2025-06-28T19:48:00Z" w16du:dateUtc="2025-06-28T22:48:00Z">
            <w:rPr/>
          </w:rPrChange>
        </w:rPr>
        <w:t>scripts</w:t>
      </w:r>
      <w:r>
        <w:t xml:space="preserve"> com o objetivo de aproximar a sensação de dirigir um carro real dentro do ambiente virtual. Dentre eles poderia destacar </w:t>
      </w:r>
      <w:r w:rsidR="004C4C98">
        <w:t xml:space="preserve">o </w:t>
      </w:r>
      <w:r w:rsidR="004C4C98" w:rsidRPr="00D43A46">
        <w:rPr>
          <w:i/>
          <w:iCs/>
          <w:rPrChange w:id="126" w:author="Dalton Solano dos Reis" w:date="2025-06-28T19:48:00Z" w16du:dateUtc="2025-06-28T22:48:00Z">
            <w:rPr/>
          </w:rPrChange>
        </w:rPr>
        <w:t>script</w:t>
      </w:r>
      <w:r w:rsidR="004C4C98">
        <w:t xml:space="preserve"> do Quadro </w:t>
      </w:r>
      <w:r w:rsidR="006808F4">
        <w:t>6</w:t>
      </w:r>
      <w:r w:rsidR="009D5A45">
        <w:t xml:space="preserve"> que faz as principais funções do motor do veículo. Nele é calculado um </w:t>
      </w:r>
      <w:r w:rsidR="009D5A45" w:rsidRPr="00D43A46">
        <w:rPr>
          <w:rStyle w:val="TF-COURIER9"/>
          <w:rPrChange w:id="127" w:author="Dalton Solano dos Reis" w:date="2025-06-28T19:49:00Z" w16du:dateUtc="2025-06-28T22:49:00Z">
            <w:rPr/>
          </w:rPrChange>
        </w:rPr>
        <w:t>rpm</w:t>
      </w:r>
      <w:r w:rsidR="009D5A45">
        <w:t xml:space="preserve"> alvo a partir de uma relação entre </w:t>
      </w:r>
      <w:ins w:id="128" w:author="Dalton Solano dos Reis" w:date="2025-06-28T19:49:00Z" w16du:dateUtc="2025-06-28T22:49:00Z">
        <w:r w:rsidR="00D43A46" w:rsidRPr="00FE5B3C">
          <w:rPr>
            <w:rStyle w:val="TF-COURIER9"/>
          </w:rPr>
          <w:t>rpm</w:t>
        </w:r>
        <w:r w:rsidR="00D43A46">
          <w:t xml:space="preserve"> </w:t>
        </w:r>
      </w:ins>
      <w:del w:id="129" w:author="Dalton Solano dos Reis" w:date="2025-06-28T19:49:00Z" w16du:dateUtc="2025-06-28T22:49:00Z">
        <w:r w:rsidR="009D5A45" w:rsidDel="00D43A46">
          <w:delText xml:space="preserve">rpm </w:delText>
        </w:r>
      </w:del>
      <w:r w:rsidR="009D5A45">
        <w:t xml:space="preserve">da roda e marcha engatada e o </w:t>
      </w:r>
      <w:ins w:id="130" w:author="Dalton Solano dos Reis" w:date="2025-06-28T19:49:00Z" w16du:dateUtc="2025-06-28T22:49:00Z">
        <w:r w:rsidR="00D43A46" w:rsidRPr="00FE5B3C">
          <w:rPr>
            <w:rStyle w:val="TF-COURIER9"/>
          </w:rPr>
          <w:t>rpm</w:t>
        </w:r>
        <w:r w:rsidR="00D43A46">
          <w:t xml:space="preserve"> </w:t>
        </w:r>
      </w:ins>
      <w:del w:id="131" w:author="Dalton Solano dos Reis" w:date="2025-06-28T19:49:00Z" w16du:dateUtc="2025-06-28T22:49:00Z">
        <w:r w:rsidR="009D5A45" w:rsidDel="00D43A46">
          <w:delText xml:space="preserve">rpm </w:delText>
        </w:r>
      </w:del>
      <w:r w:rsidR="009D5A45">
        <w:t xml:space="preserve">do motor sem as rodas, eles são aplicados dependendo do quanto se pressiona a embreagem. O alvo é aplicado a partir de uma função que aproxima o valor alvo do atual, sendo a embreagem a volatilidade dessa mudança, assim quanto mais embreagem mais rápido é a alteração. Ocorre uma validação de </w:t>
      </w:r>
      <w:ins w:id="132" w:author="Dalton Solano dos Reis" w:date="2025-06-28T19:50:00Z" w16du:dateUtc="2025-06-28T22:50:00Z">
        <w:r w:rsidR="00D43A46" w:rsidRPr="00FE5B3C">
          <w:rPr>
            <w:rStyle w:val="TF-COURIER9"/>
          </w:rPr>
          <w:t>rpm</w:t>
        </w:r>
        <w:r w:rsidR="00D43A46">
          <w:t xml:space="preserve"> </w:t>
        </w:r>
      </w:ins>
      <w:del w:id="133" w:author="Dalton Solano dos Reis" w:date="2025-06-28T19:50:00Z" w16du:dateUtc="2025-06-28T22:50:00Z">
        <w:r w:rsidR="009D5A45" w:rsidDel="00D43A46">
          <w:delText xml:space="preserve">RPM </w:delText>
        </w:r>
      </w:del>
      <w:r w:rsidR="009D5A45">
        <w:t>para parar o carro ou não</w:t>
      </w:r>
      <w:ins w:id="134" w:author="Dalton Solano dos Reis" w:date="2025-06-28T19:50:00Z" w16du:dateUtc="2025-06-28T22:50:00Z">
        <w:r w:rsidR="00D43A46">
          <w:t>,</w:t>
        </w:r>
      </w:ins>
      <w:r w:rsidR="009D5A45">
        <w:t xml:space="preserve"> e é retornado o torque que o motor irá aplicar nas rodas baseado em um gráfico </w:t>
      </w:r>
      <w:ins w:id="135" w:author="Dalton Solano dos Reis" w:date="2025-06-28T19:50:00Z" w16du:dateUtc="2025-06-28T22:50:00Z">
        <w:r w:rsidR="00D43A46" w:rsidRPr="00FE5B3C">
          <w:rPr>
            <w:rStyle w:val="TF-COURIER9"/>
          </w:rPr>
          <w:t>rpm</w:t>
        </w:r>
        <w:r w:rsidR="00D43A46">
          <w:t xml:space="preserve"> </w:t>
        </w:r>
      </w:ins>
      <w:del w:id="136" w:author="Dalton Solano dos Reis" w:date="2025-06-28T19:50:00Z" w16du:dateUtc="2025-06-28T22:50:00Z">
        <w:r w:rsidR="009D5A45" w:rsidDel="00D43A46">
          <w:delText xml:space="preserve">RPM </w:delText>
        </w:r>
      </w:del>
      <w:r w:rsidR="009D5A45">
        <w:t xml:space="preserve">x </w:t>
      </w:r>
      <w:del w:id="137" w:author="Dalton Solano dos Reis" w:date="2025-06-28T19:50:00Z" w16du:dateUtc="2025-06-28T22:50:00Z">
        <w:r w:rsidR="009D5A45" w:rsidRPr="00D43A46" w:rsidDel="00D43A46">
          <w:rPr>
            <w:rStyle w:val="TF-COURIER9"/>
            <w:rPrChange w:id="138" w:author="Dalton Solano dos Reis" w:date="2025-06-28T19:50:00Z" w16du:dateUtc="2025-06-28T22:50:00Z">
              <w:rPr/>
            </w:rPrChange>
          </w:rPr>
          <w:delText>Torque</w:delText>
        </w:r>
      </w:del>
      <w:ins w:id="139" w:author="Dalton Solano dos Reis" w:date="2025-06-28T19:50:00Z" w16du:dateUtc="2025-06-28T22:50:00Z">
        <w:r w:rsidR="00D43A46" w:rsidRPr="00D43A46">
          <w:rPr>
            <w:rStyle w:val="TF-COURIER9"/>
            <w:rPrChange w:id="140" w:author="Dalton Solano dos Reis" w:date="2025-06-28T19:50:00Z" w16du:dateUtc="2025-06-28T22:50:00Z">
              <w:rPr/>
            </w:rPrChange>
          </w:rPr>
          <w:t>t</w:t>
        </w:r>
        <w:r w:rsidR="00D43A46" w:rsidRPr="00D43A46">
          <w:rPr>
            <w:rStyle w:val="TF-COURIER9"/>
            <w:rPrChange w:id="141" w:author="Dalton Solano dos Reis" w:date="2025-06-28T19:50:00Z" w16du:dateUtc="2025-06-28T22:50:00Z">
              <w:rPr/>
            </w:rPrChange>
          </w:rPr>
          <w:t>orque</w:t>
        </w:r>
      </w:ins>
      <w:r w:rsidR="009D5A45">
        <w:t xml:space="preserve">, </w:t>
      </w:r>
      <w:del w:id="142" w:author="Dalton Solano dos Reis" w:date="2025-06-28T19:50:00Z" w16du:dateUtc="2025-06-28T22:50:00Z">
        <w:r w:rsidR="009D5A45" w:rsidDel="00D43A46">
          <w:delText xml:space="preserve">claro </w:delText>
        </w:r>
      </w:del>
      <w:r w:rsidR="009D5A45">
        <w:t>também dependendo de quanta embreagem está sendo pressionada.</w:t>
      </w:r>
    </w:p>
    <w:p w14:paraId="4503B1F3" w14:textId="7CED0BD1" w:rsidR="004C4C98" w:rsidRDefault="004C4C98" w:rsidP="004C4C98">
      <w:pPr>
        <w:pStyle w:val="TF-LEGENDA"/>
      </w:pPr>
      <w:r>
        <w:t xml:space="preserve">Quadro </w:t>
      </w:r>
      <w:r w:rsidR="006808F4">
        <w:t>6</w:t>
      </w:r>
      <w:r>
        <w:t xml:space="preserve"> –Trecho de código responsável por atualizar o </w:t>
      </w:r>
      <w:ins w:id="143" w:author="Dalton Solano dos Reis" w:date="2025-06-28T19:51:00Z" w16du:dateUtc="2025-06-28T22:51:00Z">
        <w:r w:rsidR="00D43A46" w:rsidRPr="00FE5B3C">
          <w:rPr>
            <w:rStyle w:val="TF-COURIER9"/>
          </w:rPr>
          <w:t>rpm</w:t>
        </w:r>
        <w:r w:rsidR="00D43A46">
          <w:t xml:space="preserve"> </w:t>
        </w:r>
      </w:ins>
      <w:del w:id="144" w:author="Dalton Solano dos Reis" w:date="2025-06-28T19:51:00Z" w16du:dateUtc="2025-06-28T22:51:00Z">
        <w:r w:rsidDel="00D43A46">
          <w:delText xml:space="preserve">RpM </w:delText>
        </w:r>
      </w:del>
      <w:r>
        <w:t>do motor e retornar o torque correspondente</w:t>
      </w:r>
    </w:p>
    <w:tbl>
      <w:tblPr>
        <w:tblStyle w:val="Tabelacomgrade"/>
        <w:tblW w:w="9670" w:type="dxa"/>
        <w:tblLook w:val="04A0" w:firstRow="1" w:lastRow="0" w:firstColumn="1" w:lastColumn="0" w:noHBand="0" w:noVBand="1"/>
      </w:tblPr>
      <w:tblGrid>
        <w:gridCol w:w="9670"/>
      </w:tblGrid>
      <w:tr w:rsidR="004C4C98" w14:paraId="1691BFD0" w14:textId="77777777" w:rsidTr="00616E9D">
        <w:trPr>
          <w:trHeight w:val="2937"/>
        </w:trPr>
        <w:tc>
          <w:tcPr>
            <w:tcW w:w="9670" w:type="dxa"/>
          </w:tcPr>
          <w:p w14:paraId="384441F3"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private</w:t>
            </w:r>
            <w:proofErr w:type="spellEnd"/>
            <w:r w:rsidRPr="004C4C98">
              <w:rPr>
                <w:lang w:val="pt-BR"/>
              </w:rPr>
              <w:t xml:space="preserve"> float </w:t>
            </w:r>
            <w:proofErr w:type="spellStart"/>
            <w:r w:rsidRPr="004C4C98">
              <w:rPr>
                <w:lang w:val="pt-BR"/>
              </w:rPr>
              <w:t>FaseMotor</w:t>
            </w:r>
            <w:proofErr w:type="spellEnd"/>
            <w:r w:rsidRPr="004C4C98">
              <w:rPr>
                <w:lang w:val="pt-BR"/>
              </w:rPr>
              <w:t>()</w:t>
            </w:r>
          </w:p>
          <w:p w14:paraId="2DA2E564" w14:textId="77777777" w:rsidR="004C4C98" w:rsidRPr="004C4C98" w:rsidRDefault="004C4C98" w:rsidP="004C4C98">
            <w:pPr>
              <w:pStyle w:val="TF-CDIGO-FONTE"/>
              <w:rPr>
                <w:lang w:val="pt-BR"/>
              </w:rPr>
            </w:pPr>
            <w:r w:rsidRPr="004C4C98">
              <w:rPr>
                <w:lang w:val="pt-BR"/>
              </w:rPr>
              <w:t xml:space="preserve">    {</w:t>
            </w:r>
          </w:p>
          <w:p w14:paraId="5D46E632" w14:textId="77777777" w:rsidR="004C4C98" w:rsidRPr="004C4C98" w:rsidRDefault="004C4C98" w:rsidP="004C4C98">
            <w:pPr>
              <w:pStyle w:val="TF-CDIGO-FONTE"/>
              <w:rPr>
                <w:lang w:val="pt-BR"/>
              </w:rPr>
            </w:pPr>
            <w:r w:rsidRPr="004C4C98">
              <w:rPr>
                <w:lang w:val="pt-BR"/>
              </w:rPr>
              <w:t xml:space="preserve">        // Pegar Valor inverso do pedal da embreagem</w:t>
            </w:r>
          </w:p>
          <w:p w14:paraId="03FA0733" w14:textId="77777777" w:rsidR="004C4C98" w:rsidRPr="004C4C98" w:rsidRDefault="004C4C98" w:rsidP="004C4C98">
            <w:pPr>
              <w:pStyle w:val="TF-CDIGO-FONTE"/>
              <w:rPr>
                <w:lang w:val="pt-BR"/>
              </w:rPr>
            </w:pPr>
            <w:r w:rsidRPr="004C4C98">
              <w:rPr>
                <w:lang w:val="pt-BR"/>
              </w:rPr>
              <w:t xml:space="preserve">        // Enquanto mais toca no pedal, menos deve considerar a </w:t>
            </w:r>
            <w:proofErr w:type="spellStart"/>
            <w:r w:rsidRPr="004C4C98">
              <w:rPr>
                <w:lang w:val="pt-BR"/>
              </w:rPr>
              <w:t>rodação</w:t>
            </w:r>
            <w:proofErr w:type="spellEnd"/>
            <w:r w:rsidRPr="004C4C98">
              <w:rPr>
                <w:lang w:val="pt-BR"/>
              </w:rPr>
              <w:t xml:space="preserve"> da roda</w:t>
            </w:r>
          </w:p>
          <w:p w14:paraId="29F2ECBF"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rpmMotorAlvoMotor</w:t>
            </w:r>
            <w:proofErr w:type="spellEnd"/>
            <w:r w:rsidRPr="004C4C98">
              <w:rPr>
                <w:lang w:val="pt-BR"/>
              </w:rPr>
              <w:t xml:space="preserve"> = </w:t>
            </w:r>
            <w:proofErr w:type="spellStart"/>
            <w:r w:rsidRPr="004C4C98">
              <w:rPr>
                <w:lang w:val="pt-BR"/>
              </w:rPr>
              <w:t>pedalEmbreagem</w:t>
            </w:r>
            <w:proofErr w:type="spellEnd"/>
            <w:r w:rsidRPr="004C4C98">
              <w:rPr>
                <w:lang w:val="pt-BR"/>
              </w:rPr>
              <w:t xml:space="preserve"> * </w:t>
            </w:r>
            <w:proofErr w:type="spellStart"/>
            <w:r w:rsidRPr="004C4C98">
              <w:rPr>
                <w:lang w:val="pt-BR"/>
              </w:rPr>
              <w:t>motor.RpmAlvoMotorLivre</w:t>
            </w:r>
            <w:proofErr w:type="spellEnd"/>
            <w:r w:rsidRPr="004C4C98">
              <w:rPr>
                <w:lang w:val="pt-BR"/>
              </w:rPr>
              <w:t>(</w:t>
            </w:r>
            <w:proofErr w:type="spellStart"/>
            <w:r w:rsidRPr="004C4C98">
              <w:rPr>
                <w:lang w:val="pt-BR"/>
              </w:rPr>
              <w:t>pedalAceleracao</w:t>
            </w:r>
            <w:proofErr w:type="spellEnd"/>
            <w:r w:rsidRPr="004C4C98">
              <w:rPr>
                <w:lang w:val="pt-BR"/>
              </w:rPr>
              <w:t>);</w:t>
            </w:r>
          </w:p>
          <w:p w14:paraId="67711E38"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rpmMotorAlvoRodas</w:t>
            </w:r>
            <w:proofErr w:type="spellEnd"/>
            <w:r w:rsidRPr="004C4C98">
              <w:rPr>
                <w:lang w:val="pt-BR"/>
              </w:rPr>
              <w:t xml:space="preserve"> = </w:t>
            </w:r>
            <w:proofErr w:type="spellStart"/>
            <w:r w:rsidRPr="004C4C98">
              <w:rPr>
                <w:lang w:val="pt-BR"/>
              </w:rPr>
              <w:t>pedalEmbreagemInv</w:t>
            </w:r>
            <w:proofErr w:type="spellEnd"/>
            <w:r w:rsidRPr="004C4C98">
              <w:rPr>
                <w:lang w:val="pt-BR"/>
              </w:rPr>
              <w:t xml:space="preserve"> * </w:t>
            </w:r>
            <w:proofErr w:type="spellStart"/>
            <w:r w:rsidRPr="004C4C98">
              <w:rPr>
                <w:lang w:val="pt-BR"/>
              </w:rPr>
              <w:t>rpmRodas</w:t>
            </w:r>
            <w:proofErr w:type="spellEnd"/>
            <w:r w:rsidRPr="004C4C98">
              <w:rPr>
                <w:lang w:val="pt-BR"/>
              </w:rPr>
              <w:t xml:space="preserve"> * </w:t>
            </w:r>
            <w:proofErr w:type="spellStart"/>
            <w:r w:rsidRPr="004C4C98">
              <w:rPr>
                <w:lang w:val="pt-BR"/>
              </w:rPr>
              <w:t>motor.RelacaoMarcha</w:t>
            </w:r>
            <w:proofErr w:type="spellEnd"/>
            <w:r w:rsidRPr="004C4C98">
              <w:rPr>
                <w:lang w:val="pt-BR"/>
              </w:rPr>
              <w:t>();</w:t>
            </w:r>
          </w:p>
          <w:p w14:paraId="79A14B71"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rpmMotorAlvo</w:t>
            </w:r>
            <w:proofErr w:type="spellEnd"/>
            <w:r w:rsidRPr="004C4C98">
              <w:rPr>
                <w:lang w:val="pt-BR"/>
              </w:rPr>
              <w:t xml:space="preserve"> = </w:t>
            </w:r>
            <w:proofErr w:type="spellStart"/>
            <w:r w:rsidRPr="004C4C98">
              <w:rPr>
                <w:lang w:val="pt-BR"/>
              </w:rPr>
              <w:t>rpmMotorAlvoMotor</w:t>
            </w:r>
            <w:proofErr w:type="spellEnd"/>
            <w:r w:rsidRPr="004C4C98">
              <w:rPr>
                <w:lang w:val="pt-BR"/>
              </w:rPr>
              <w:t xml:space="preserve"> + </w:t>
            </w:r>
            <w:proofErr w:type="spellStart"/>
            <w:r w:rsidRPr="004C4C98">
              <w:rPr>
                <w:lang w:val="pt-BR"/>
              </w:rPr>
              <w:t>rpmMotorAlvoRodas</w:t>
            </w:r>
            <w:proofErr w:type="spellEnd"/>
            <w:r w:rsidRPr="004C4C98">
              <w:rPr>
                <w:lang w:val="pt-BR"/>
              </w:rPr>
              <w:t>;</w:t>
            </w:r>
          </w:p>
          <w:p w14:paraId="3BD82CFB" w14:textId="77777777" w:rsidR="004C4C98" w:rsidRPr="004C4C98" w:rsidRDefault="004C4C98" w:rsidP="004C4C98">
            <w:pPr>
              <w:pStyle w:val="TF-CDIGO-FONTE"/>
              <w:rPr>
                <w:lang w:val="pt-BR"/>
              </w:rPr>
            </w:pPr>
          </w:p>
          <w:p w14:paraId="6F4267A2"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rpmMotorAlvo</w:t>
            </w:r>
            <w:proofErr w:type="spellEnd"/>
            <w:r w:rsidRPr="004C4C98">
              <w:rPr>
                <w:lang w:val="pt-BR"/>
              </w:rPr>
              <w:t xml:space="preserve"> -= 30_000 * </w:t>
            </w:r>
            <w:proofErr w:type="spellStart"/>
            <w:r w:rsidRPr="004C4C98">
              <w:rPr>
                <w:lang w:val="pt-BR"/>
              </w:rPr>
              <w:t>Time.deltaTime</w:t>
            </w:r>
            <w:proofErr w:type="spellEnd"/>
            <w:r w:rsidRPr="004C4C98">
              <w:rPr>
                <w:lang w:val="pt-BR"/>
              </w:rPr>
              <w:t>;</w:t>
            </w:r>
          </w:p>
          <w:p w14:paraId="618E9282" w14:textId="77777777" w:rsidR="004C4C98" w:rsidRPr="004C4C98" w:rsidRDefault="004C4C98" w:rsidP="004C4C98">
            <w:pPr>
              <w:pStyle w:val="TF-CDIGO-FONTE"/>
              <w:rPr>
                <w:lang w:val="pt-BR"/>
              </w:rPr>
            </w:pPr>
          </w:p>
          <w:p w14:paraId="35976B5B" w14:textId="77777777" w:rsidR="004C4C98" w:rsidRPr="004C4C98" w:rsidRDefault="004C4C98" w:rsidP="004C4C98">
            <w:pPr>
              <w:pStyle w:val="TF-CDIGO-FONTE"/>
              <w:rPr>
                <w:lang w:val="pt-BR"/>
              </w:rPr>
            </w:pPr>
            <w:r w:rsidRPr="004C4C98">
              <w:rPr>
                <w:lang w:val="pt-BR"/>
              </w:rPr>
              <w:t xml:space="preserve">        // Se a embreagem estiver muito apertada a velocidade com que o motor aumenta as rotações aumenta também</w:t>
            </w:r>
          </w:p>
          <w:p w14:paraId="0CFE4BA4"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impactoEmbreagem</w:t>
            </w:r>
            <w:proofErr w:type="spellEnd"/>
            <w:r w:rsidRPr="004C4C98">
              <w:rPr>
                <w:lang w:val="pt-BR"/>
              </w:rPr>
              <w:t xml:space="preserve"> = (</w:t>
            </w:r>
            <w:proofErr w:type="spellStart"/>
            <w:r w:rsidRPr="004C4C98">
              <w:rPr>
                <w:lang w:val="pt-BR"/>
              </w:rPr>
              <w:t>Mathf.Abs</w:t>
            </w:r>
            <w:proofErr w:type="spellEnd"/>
            <w:r w:rsidRPr="004C4C98">
              <w:rPr>
                <w:lang w:val="pt-BR"/>
              </w:rPr>
              <w:t>(</w:t>
            </w:r>
            <w:proofErr w:type="spellStart"/>
            <w:r w:rsidRPr="004C4C98">
              <w:rPr>
                <w:lang w:val="pt-BR"/>
              </w:rPr>
              <w:t>pedalEmbreagem</w:t>
            </w:r>
            <w:proofErr w:type="spellEnd"/>
            <w:r w:rsidRPr="004C4C98">
              <w:rPr>
                <w:lang w:val="pt-BR"/>
              </w:rPr>
              <w:t xml:space="preserve"> - 1) * 0.4f);</w:t>
            </w:r>
          </w:p>
          <w:p w14:paraId="12A8944B"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rpmMotorAtual</w:t>
            </w:r>
            <w:proofErr w:type="spellEnd"/>
            <w:r w:rsidRPr="004C4C98">
              <w:rPr>
                <w:lang w:val="pt-BR"/>
              </w:rPr>
              <w:t xml:space="preserve"> = </w:t>
            </w:r>
            <w:proofErr w:type="spellStart"/>
            <w:r w:rsidRPr="004C4C98">
              <w:rPr>
                <w:lang w:val="pt-BR"/>
              </w:rPr>
              <w:t>motor.CalcularRpmMotor</w:t>
            </w:r>
            <w:proofErr w:type="spellEnd"/>
            <w:r w:rsidRPr="004C4C98">
              <w:rPr>
                <w:lang w:val="pt-BR"/>
              </w:rPr>
              <w:t>(</w:t>
            </w:r>
            <w:proofErr w:type="spellStart"/>
            <w:r w:rsidRPr="004C4C98">
              <w:rPr>
                <w:lang w:val="pt-BR"/>
              </w:rPr>
              <w:t>rpmMotorAlvo</w:t>
            </w:r>
            <w:proofErr w:type="spellEnd"/>
            <w:r w:rsidRPr="004C4C98">
              <w:rPr>
                <w:lang w:val="pt-BR"/>
              </w:rPr>
              <w:t xml:space="preserve">, 0.05f + </w:t>
            </w:r>
            <w:proofErr w:type="spellStart"/>
            <w:r w:rsidRPr="004C4C98">
              <w:rPr>
                <w:lang w:val="pt-BR"/>
              </w:rPr>
              <w:t>impactoEmbreagem</w:t>
            </w:r>
            <w:proofErr w:type="spellEnd"/>
            <w:r w:rsidRPr="004C4C98">
              <w:rPr>
                <w:lang w:val="pt-BR"/>
              </w:rPr>
              <w:t>);</w:t>
            </w:r>
          </w:p>
          <w:p w14:paraId="684DC02F" w14:textId="77777777" w:rsidR="004C4C98" w:rsidRPr="004C4C98" w:rsidRDefault="004C4C98" w:rsidP="004C4C98">
            <w:pPr>
              <w:pStyle w:val="TF-CDIGO-FONTE"/>
              <w:rPr>
                <w:lang w:val="pt-BR"/>
              </w:rPr>
            </w:pPr>
          </w:p>
          <w:p w14:paraId="09D2BB18" w14:textId="77777777" w:rsidR="004C4C98" w:rsidRPr="004C4C98" w:rsidRDefault="004C4C98" w:rsidP="004C4C98">
            <w:pPr>
              <w:pStyle w:val="TF-CDIGO-FONTE"/>
              <w:rPr>
                <w:lang w:val="pt-BR"/>
              </w:rPr>
            </w:pPr>
            <w:r w:rsidRPr="004C4C98">
              <w:rPr>
                <w:lang w:val="pt-BR"/>
              </w:rPr>
              <w:t xml:space="preserve">        // Se a rotação alvo for menos que a livre deve matar o carro!!!</w:t>
            </w:r>
          </w:p>
          <w:p w14:paraId="74605065"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motor.ValidarSeRpmMuitoBaixo</w:t>
            </w:r>
            <w:proofErr w:type="spellEnd"/>
            <w:r w:rsidRPr="004C4C98">
              <w:rPr>
                <w:lang w:val="pt-BR"/>
              </w:rPr>
              <w:t>(</w:t>
            </w:r>
            <w:proofErr w:type="spellStart"/>
            <w:r w:rsidRPr="004C4C98">
              <w:rPr>
                <w:lang w:val="pt-BR"/>
              </w:rPr>
              <w:t>rpmMotorAtual</w:t>
            </w:r>
            <w:proofErr w:type="spellEnd"/>
            <w:r w:rsidRPr="004C4C98">
              <w:rPr>
                <w:lang w:val="pt-BR"/>
              </w:rPr>
              <w:t xml:space="preserve">, </w:t>
            </w:r>
            <w:proofErr w:type="spellStart"/>
            <w:r w:rsidRPr="004C4C98">
              <w:rPr>
                <w:lang w:val="pt-BR"/>
              </w:rPr>
              <w:t>pedalEmbreagem</w:t>
            </w:r>
            <w:proofErr w:type="spellEnd"/>
            <w:r w:rsidRPr="004C4C98">
              <w:rPr>
                <w:lang w:val="pt-BR"/>
              </w:rPr>
              <w:t>);</w:t>
            </w:r>
          </w:p>
          <w:p w14:paraId="2DF93A3D" w14:textId="77777777" w:rsidR="004C4C98" w:rsidRPr="004C4C98" w:rsidRDefault="004C4C98" w:rsidP="004C4C98">
            <w:pPr>
              <w:pStyle w:val="TF-CDIGO-FONTE"/>
              <w:rPr>
                <w:lang w:val="pt-BR"/>
              </w:rPr>
            </w:pPr>
          </w:p>
          <w:p w14:paraId="4D3C0044"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motor.ValidarVariacaoRpmMuitoAlta</w:t>
            </w:r>
            <w:proofErr w:type="spellEnd"/>
            <w:r w:rsidRPr="004C4C98">
              <w:rPr>
                <w:lang w:val="pt-BR"/>
              </w:rPr>
              <w:t>(</w:t>
            </w:r>
            <w:proofErr w:type="spellStart"/>
            <w:r w:rsidRPr="004C4C98">
              <w:rPr>
                <w:lang w:val="pt-BR"/>
              </w:rPr>
              <w:t>rpmMotorAlvo</w:t>
            </w:r>
            <w:proofErr w:type="spellEnd"/>
            <w:r w:rsidRPr="004C4C98">
              <w:rPr>
                <w:lang w:val="pt-BR"/>
              </w:rPr>
              <w:t xml:space="preserve">, </w:t>
            </w:r>
            <w:proofErr w:type="spellStart"/>
            <w:r w:rsidRPr="004C4C98">
              <w:rPr>
                <w:lang w:val="pt-BR"/>
              </w:rPr>
              <w:t>pedalEmbreagem</w:t>
            </w:r>
            <w:proofErr w:type="spellEnd"/>
            <w:r w:rsidRPr="004C4C98">
              <w:rPr>
                <w:lang w:val="pt-BR"/>
              </w:rPr>
              <w:t>);</w:t>
            </w:r>
          </w:p>
          <w:p w14:paraId="11E2FCD5" w14:textId="77777777" w:rsidR="004C4C98" w:rsidRPr="004C4C98" w:rsidRDefault="004C4C98" w:rsidP="004C4C98">
            <w:pPr>
              <w:pStyle w:val="TF-CDIGO-FONTE"/>
              <w:rPr>
                <w:lang w:val="pt-BR"/>
              </w:rPr>
            </w:pPr>
          </w:p>
          <w:p w14:paraId="4C0A3FD6"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torqueTotal</w:t>
            </w:r>
            <w:proofErr w:type="spellEnd"/>
            <w:r w:rsidRPr="004C4C98">
              <w:rPr>
                <w:lang w:val="pt-BR"/>
              </w:rPr>
              <w:t xml:space="preserve"> = </w:t>
            </w:r>
            <w:proofErr w:type="spellStart"/>
            <w:r w:rsidRPr="004C4C98">
              <w:rPr>
                <w:lang w:val="pt-BR"/>
              </w:rPr>
              <w:t>motor.CalcularPotenciaMotor</w:t>
            </w:r>
            <w:proofErr w:type="spellEnd"/>
            <w:r w:rsidRPr="004C4C98">
              <w:rPr>
                <w:lang w:val="pt-BR"/>
              </w:rPr>
              <w:t>(</w:t>
            </w:r>
            <w:proofErr w:type="spellStart"/>
            <w:r w:rsidRPr="004C4C98">
              <w:rPr>
                <w:lang w:val="pt-BR"/>
              </w:rPr>
              <w:t>Mathf.Max</w:t>
            </w:r>
            <w:proofErr w:type="spellEnd"/>
            <w:r w:rsidRPr="004C4C98">
              <w:rPr>
                <w:lang w:val="pt-BR"/>
              </w:rPr>
              <w:t xml:space="preserve">(0.1f, </w:t>
            </w:r>
            <w:proofErr w:type="spellStart"/>
            <w:r w:rsidRPr="004C4C98">
              <w:rPr>
                <w:lang w:val="pt-BR"/>
              </w:rPr>
              <w:t>pedalAceleracao</w:t>
            </w:r>
            <w:proofErr w:type="spellEnd"/>
            <w:r w:rsidRPr="004C4C98">
              <w:rPr>
                <w:lang w:val="pt-BR"/>
              </w:rPr>
              <w:t xml:space="preserve">)) * </w:t>
            </w:r>
            <w:proofErr w:type="spellStart"/>
            <w:r w:rsidRPr="004C4C98">
              <w:rPr>
                <w:lang w:val="pt-BR"/>
              </w:rPr>
              <w:t>pedalEmbreagemInv</w:t>
            </w:r>
            <w:proofErr w:type="spellEnd"/>
            <w:r w:rsidRPr="004C4C98">
              <w:rPr>
                <w:lang w:val="pt-BR"/>
              </w:rPr>
              <w:t>;</w:t>
            </w:r>
          </w:p>
          <w:p w14:paraId="403FC105" w14:textId="77777777" w:rsidR="004C4C98" w:rsidRPr="004C4C98" w:rsidRDefault="004C4C98" w:rsidP="004C4C98">
            <w:pPr>
              <w:pStyle w:val="TF-CDIGO-FONTE"/>
              <w:rPr>
                <w:lang w:val="pt-BR"/>
              </w:rPr>
            </w:pPr>
          </w:p>
          <w:p w14:paraId="68DCB335" w14:textId="77777777" w:rsidR="004C4C98" w:rsidRPr="004C4C98" w:rsidRDefault="004C4C98" w:rsidP="004C4C98">
            <w:pPr>
              <w:pStyle w:val="TF-CDIGO-FONTE"/>
            </w:pPr>
            <w:r w:rsidRPr="004C4C98">
              <w:rPr>
                <w:lang w:val="pt-BR"/>
              </w:rPr>
              <w:t xml:space="preserve">        </w:t>
            </w:r>
            <w:r w:rsidRPr="004C4C98">
              <w:t xml:space="preserve">return </w:t>
            </w:r>
            <w:proofErr w:type="spellStart"/>
            <w:proofErr w:type="gramStart"/>
            <w:r w:rsidRPr="004C4C98">
              <w:t>torqueTotal</w:t>
            </w:r>
            <w:proofErr w:type="spellEnd"/>
            <w:r w:rsidRPr="004C4C98">
              <w:t>;</w:t>
            </w:r>
            <w:proofErr w:type="gramEnd"/>
          </w:p>
          <w:p w14:paraId="06DE3B33" w14:textId="75D3E2A6" w:rsidR="004C4C98" w:rsidRDefault="004C4C98" w:rsidP="004C4C98">
            <w:pPr>
              <w:pStyle w:val="TF-CDIGO-FONTE"/>
            </w:pPr>
            <w:r w:rsidRPr="004C4C98">
              <w:rPr>
                <w:lang w:val="pt-BR"/>
              </w:rPr>
              <w:t xml:space="preserve">    }</w:t>
            </w:r>
          </w:p>
        </w:tc>
      </w:tr>
    </w:tbl>
    <w:p w14:paraId="2E77B348" w14:textId="47954F1F" w:rsidR="004C4C98" w:rsidRDefault="004C4C98" w:rsidP="004C4C98">
      <w:pPr>
        <w:pStyle w:val="TF-FONTE"/>
      </w:pPr>
      <w:r>
        <w:t>Fonte: elaborado pelo autor.</w:t>
      </w:r>
    </w:p>
    <w:p w14:paraId="2DED7DE2" w14:textId="7F4395F2" w:rsidR="00854BA4" w:rsidRDefault="009D5A45" w:rsidP="00F173B4">
      <w:pPr>
        <w:pStyle w:val="TF-TEXTO"/>
      </w:pPr>
      <w:r>
        <w:t xml:space="preserve">Para que as rodas funcionassem corretamente foi utilizado o componente </w:t>
      </w:r>
      <w:r w:rsidRPr="00D43A46">
        <w:rPr>
          <w:rStyle w:val="TF-COURIER9"/>
          <w:rPrChange w:id="145" w:author="Dalton Solano dos Reis" w:date="2025-06-28T19:51:00Z" w16du:dateUtc="2025-06-28T22:51:00Z">
            <w:rPr/>
          </w:rPrChange>
        </w:rPr>
        <w:t>Whe</w:t>
      </w:r>
      <w:r w:rsidR="002A6042" w:rsidRPr="00D43A46">
        <w:rPr>
          <w:rStyle w:val="TF-COURIER9"/>
          <w:rPrChange w:id="146" w:author="Dalton Solano dos Reis" w:date="2025-06-28T19:51:00Z" w16du:dateUtc="2025-06-28T22:51:00Z">
            <w:rPr/>
          </w:rPrChange>
        </w:rPr>
        <w:t>e</w:t>
      </w:r>
      <w:r w:rsidRPr="00D43A46">
        <w:rPr>
          <w:rStyle w:val="TF-COURIER9"/>
          <w:rPrChange w:id="147" w:author="Dalton Solano dos Reis" w:date="2025-06-28T19:51:00Z" w16du:dateUtc="2025-06-28T22:51:00Z">
            <w:rPr/>
          </w:rPrChange>
        </w:rPr>
        <w:t>l</w:t>
      </w:r>
      <w:r w:rsidR="002A6042" w:rsidRPr="00D43A46">
        <w:rPr>
          <w:rStyle w:val="TF-COURIER9"/>
          <w:rPrChange w:id="148" w:author="Dalton Solano dos Reis" w:date="2025-06-28T19:51:00Z" w16du:dateUtc="2025-06-28T22:51:00Z">
            <w:rPr/>
          </w:rPrChange>
        </w:rPr>
        <w:t xml:space="preserve"> </w:t>
      </w:r>
      <w:proofErr w:type="spellStart"/>
      <w:r w:rsidRPr="00D43A46">
        <w:rPr>
          <w:rStyle w:val="TF-COURIER9"/>
          <w:rPrChange w:id="149" w:author="Dalton Solano dos Reis" w:date="2025-06-28T19:51:00Z" w16du:dateUtc="2025-06-28T22:51:00Z">
            <w:rPr/>
          </w:rPrChange>
        </w:rPr>
        <w:t>Co</w:t>
      </w:r>
      <w:r w:rsidR="002A6042" w:rsidRPr="00D43A46">
        <w:rPr>
          <w:rStyle w:val="TF-COURIER9"/>
          <w:rPrChange w:id="150" w:author="Dalton Solano dos Reis" w:date="2025-06-28T19:51:00Z" w16du:dateUtc="2025-06-28T22:51:00Z">
            <w:rPr/>
          </w:rPrChange>
        </w:rPr>
        <w:t>l</w:t>
      </w:r>
      <w:r w:rsidRPr="00D43A46">
        <w:rPr>
          <w:rStyle w:val="TF-COURIER9"/>
          <w:rPrChange w:id="151" w:author="Dalton Solano dos Reis" w:date="2025-06-28T19:51:00Z" w16du:dateUtc="2025-06-28T22:51:00Z">
            <w:rPr/>
          </w:rPrChange>
        </w:rPr>
        <w:t>lider</w:t>
      </w:r>
      <w:proofErr w:type="spellEnd"/>
      <w:r>
        <w:t>, este já aplica atrito, suspensão, força de freio</w:t>
      </w:r>
      <w:r w:rsidR="002A6042">
        <w:t>, força de</w:t>
      </w:r>
      <w:r>
        <w:t xml:space="preserve"> aceleração e peso giratório </w:t>
      </w:r>
      <w:r w:rsidR="002A6042">
        <w:t xml:space="preserve">de maneiras satisfatórias para o jogo. A Figura </w:t>
      </w:r>
      <w:r w:rsidR="0028485E">
        <w:t>8</w:t>
      </w:r>
      <w:r w:rsidR="002A6042">
        <w:t xml:space="preserve"> </w:t>
      </w:r>
      <w:del w:id="152" w:author="Dalton Solano dos Reis" w:date="2025-06-28T19:51:00Z" w16du:dateUtc="2025-06-28T22:51:00Z">
        <w:r w:rsidR="002A6042" w:rsidDel="00D43A46">
          <w:delText xml:space="preserve">a seguir </w:delText>
        </w:r>
      </w:del>
      <w:r w:rsidR="002A6042">
        <w:t>mostra a entrada das variáveis para as propriedades que geram esses efeitos.</w:t>
      </w:r>
    </w:p>
    <w:p w14:paraId="3DB9217E" w14:textId="30FAFC0D" w:rsidR="002A6042" w:rsidRDefault="002A6042" w:rsidP="002A6042">
      <w:pPr>
        <w:pStyle w:val="TF-LEGENDA"/>
      </w:pPr>
      <w:r>
        <w:lastRenderedPageBreak/>
        <w:t xml:space="preserve">Figura </w:t>
      </w:r>
      <w:r w:rsidR="0028485E">
        <w:t>8</w:t>
      </w:r>
      <w:r>
        <w:t xml:space="preserve"> – Componente do Unity </w:t>
      </w:r>
      <w:r w:rsidRPr="00D43A46">
        <w:rPr>
          <w:rStyle w:val="TF-COURIER9"/>
          <w:rPrChange w:id="153" w:author="Dalton Solano dos Reis" w:date="2025-06-28T19:51:00Z" w16du:dateUtc="2025-06-28T22:51:00Z">
            <w:rPr/>
          </w:rPrChange>
        </w:rPr>
        <w:t xml:space="preserve">Wheel </w:t>
      </w:r>
      <w:proofErr w:type="spellStart"/>
      <w:r w:rsidRPr="00D43A46">
        <w:rPr>
          <w:rStyle w:val="TF-COURIER9"/>
          <w:rPrChange w:id="154" w:author="Dalton Solano dos Reis" w:date="2025-06-28T19:51:00Z" w16du:dateUtc="2025-06-28T22:51:00Z">
            <w:rPr/>
          </w:rPrChange>
        </w:rPr>
        <w:t>Colider</w:t>
      </w:r>
      <w:proofErr w:type="spellEnd"/>
    </w:p>
    <w:p w14:paraId="0F42E32B" w14:textId="1F38EB2B" w:rsidR="002A6042" w:rsidRDefault="002A6042" w:rsidP="002A6042">
      <w:pPr>
        <w:pStyle w:val="TF-FIGURA"/>
      </w:pPr>
      <w:r w:rsidRPr="002A6042">
        <w:rPr>
          <w:noProof/>
        </w:rPr>
        <w:drawing>
          <wp:inline distT="0" distB="0" distL="0" distR="0" wp14:anchorId="65A292C8" wp14:editId="5D718A7B">
            <wp:extent cx="2411095" cy="924971"/>
            <wp:effectExtent l="19050" t="19050" r="27305" b="27940"/>
            <wp:docPr id="107378216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2164" name="Imagem 1" descr="Interface gráfica do usuário&#10;&#10;O conteúdo gerado por IA pode estar incorreto."/>
                    <pic:cNvPicPr/>
                  </pic:nvPicPr>
                  <pic:blipFill rotWithShape="1">
                    <a:blip r:embed="rId22"/>
                    <a:srcRect b="74601"/>
                    <a:stretch>
                      <a:fillRect/>
                    </a:stretch>
                  </pic:blipFill>
                  <pic:spPr bwMode="auto">
                    <a:xfrm>
                      <a:off x="0" y="0"/>
                      <a:ext cx="2432406" cy="9331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FD516C" w14:textId="77777777" w:rsidR="002A6042" w:rsidRDefault="002A6042" w:rsidP="002A6042">
      <w:pPr>
        <w:pStyle w:val="TF-FONTE"/>
      </w:pPr>
      <w:r>
        <w:t>Fonte: elaborado pelo autor.</w:t>
      </w:r>
    </w:p>
    <w:p w14:paraId="05AA2374" w14:textId="28883F92" w:rsidR="002A6042" w:rsidRPr="002A6042" w:rsidRDefault="00611531" w:rsidP="002A6042">
      <w:pPr>
        <w:pStyle w:val="TF-TEXTO"/>
      </w:pPr>
      <w:r>
        <w:t xml:space="preserve">Para interagir com o Quest 2 </w:t>
      </w:r>
      <w:del w:id="155" w:author="Dalton Solano dos Reis" w:date="2025-06-28T19:52:00Z" w16du:dateUtc="2025-06-28T22:52:00Z">
        <w:r w:rsidDel="00D43A46">
          <w:delText>foi colocado</w:delText>
        </w:r>
      </w:del>
      <w:ins w:id="156" w:author="Dalton Solano dos Reis" w:date="2025-06-28T19:52:00Z" w16du:dateUtc="2025-06-28T22:52:00Z">
        <w:r w:rsidR="00D43A46">
          <w:t>se usou</w:t>
        </w:r>
      </w:ins>
      <w:r>
        <w:t xml:space="preserve"> a biblioteca da Meta, </w:t>
      </w:r>
      <w:r w:rsidRPr="00611531">
        <w:t xml:space="preserve">Meta XR </w:t>
      </w:r>
      <w:proofErr w:type="spellStart"/>
      <w:r w:rsidRPr="00611531">
        <w:t>Interaction</w:t>
      </w:r>
      <w:proofErr w:type="spellEnd"/>
      <w:r w:rsidRPr="00611531">
        <w:t xml:space="preserve"> ​SDK</w:t>
      </w:r>
      <w:r>
        <w:t xml:space="preserve">, presente na </w:t>
      </w:r>
      <w:proofErr w:type="spellStart"/>
      <w:r>
        <w:t>Asset</w:t>
      </w:r>
      <w:proofErr w:type="spellEnd"/>
      <w:r>
        <w:t xml:space="preserve"> Store do Unity. Os componentes da Meta são </w:t>
      </w:r>
      <w:del w:id="157" w:author="Dalton Solano dos Reis" w:date="2025-06-28T19:52:00Z" w16du:dateUtc="2025-06-28T22:52:00Z">
        <w:r w:rsidDel="00D43A46">
          <w:delText xml:space="preserve">baseados </w:delText>
        </w:r>
      </w:del>
      <w:r>
        <w:t xml:space="preserve">complementares, adotando uma nomenclatura de </w:t>
      </w:r>
      <w:proofErr w:type="spellStart"/>
      <w:r w:rsidRPr="00D43A46">
        <w:rPr>
          <w:rStyle w:val="TF-COURIER9"/>
          <w:rPrChange w:id="158" w:author="Dalton Solano dos Reis" w:date="2025-06-28T19:53:00Z" w16du:dateUtc="2025-06-28T22:53:00Z">
            <w:rPr>
              <w:i/>
              <w:iCs/>
            </w:rPr>
          </w:rPrChange>
        </w:rPr>
        <w:t>building</w:t>
      </w:r>
      <w:proofErr w:type="spellEnd"/>
      <w:r w:rsidRPr="00D43A46">
        <w:rPr>
          <w:rStyle w:val="TF-COURIER9"/>
          <w:rPrChange w:id="159" w:author="Dalton Solano dos Reis" w:date="2025-06-28T19:53:00Z" w16du:dateUtc="2025-06-28T22:53:00Z">
            <w:rPr/>
          </w:rPrChange>
        </w:rPr>
        <w:t xml:space="preserve"> </w:t>
      </w:r>
      <w:proofErr w:type="spellStart"/>
      <w:r w:rsidRPr="00D43A46">
        <w:rPr>
          <w:rStyle w:val="TF-COURIER9"/>
          <w:rPrChange w:id="160" w:author="Dalton Solano dos Reis" w:date="2025-06-28T19:53:00Z" w16du:dateUtc="2025-06-28T22:53:00Z">
            <w:rPr>
              <w:i/>
              <w:iCs/>
            </w:rPr>
          </w:rPrChange>
        </w:rPr>
        <w:t>blocks</w:t>
      </w:r>
      <w:proofErr w:type="spellEnd"/>
      <w:del w:id="161" w:author="Dalton Solano dos Reis" w:date="2025-06-28T19:53:00Z" w16du:dateUtc="2025-06-28T22:53:00Z">
        <w:r w:rsidDel="00D43A46">
          <w:delText xml:space="preserve">, o </w:delText>
        </w:r>
      </w:del>
      <w:ins w:id="162" w:author="Dalton Solano dos Reis" w:date="2025-06-28T19:53:00Z" w16du:dateUtc="2025-06-28T22:53:00Z">
        <w:r w:rsidR="00D43A46">
          <w:t xml:space="preserve">. O </w:t>
        </w:r>
      </w:ins>
      <w:proofErr w:type="spellStart"/>
      <w:r w:rsidR="000A3C09" w:rsidRPr="00D43A46">
        <w:rPr>
          <w:rStyle w:val="TF-COURIER9"/>
          <w:rPrChange w:id="163" w:author="Dalton Solano dos Reis" w:date="2025-06-28T19:53:00Z" w16du:dateUtc="2025-06-28T22:53:00Z">
            <w:rPr>
              <w:i/>
              <w:iCs/>
            </w:rPr>
          </w:rPrChange>
        </w:rPr>
        <w:t>building</w:t>
      </w:r>
      <w:proofErr w:type="spellEnd"/>
      <w:r w:rsidR="000A3C09" w:rsidRPr="00D43A46">
        <w:rPr>
          <w:rStyle w:val="TF-COURIER9"/>
          <w:rPrChange w:id="164" w:author="Dalton Solano dos Reis" w:date="2025-06-28T19:53:00Z" w16du:dateUtc="2025-06-28T22:53:00Z">
            <w:rPr>
              <w:i/>
              <w:iCs/>
            </w:rPr>
          </w:rPrChange>
        </w:rPr>
        <w:t xml:space="preserve"> </w:t>
      </w:r>
      <w:proofErr w:type="spellStart"/>
      <w:r w:rsidR="000A3C09" w:rsidRPr="00D43A46">
        <w:rPr>
          <w:rStyle w:val="TF-COURIER9"/>
          <w:rPrChange w:id="165" w:author="Dalton Solano dos Reis" w:date="2025-06-28T19:53:00Z" w16du:dateUtc="2025-06-28T22:53:00Z">
            <w:rPr>
              <w:i/>
              <w:iCs/>
            </w:rPr>
          </w:rPrChange>
        </w:rPr>
        <w:t>block</w:t>
      </w:r>
      <w:proofErr w:type="spellEnd"/>
      <w:r>
        <w:t xml:space="preserve"> para que o Quest 2 seja detectado e tenha sua posição </w:t>
      </w:r>
      <w:r w:rsidR="000A3C09">
        <w:t xml:space="preserve">no mundo virtual atualizada e possa interagir com o mundo virtual é o </w:t>
      </w:r>
      <w:proofErr w:type="spellStart"/>
      <w:r w:rsidR="000A3C09" w:rsidRPr="00D25BCD">
        <w:rPr>
          <w:rStyle w:val="TF-COURIER9"/>
          <w:rPrChange w:id="166" w:author="Dalton Solano dos Reis" w:date="2025-06-28T19:54:00Z" w16du:dateUtc="2025-06-28T22:54:00Z">
            <w:rPr/>
          </w:rPrChange>
        </w:rPr>
        <w:t>Camera</w:t>
      </w:r>
      <w:proofErr w:type="spellEnd"/>
      <w:r w:rsidR="000A3C09" w:rsidRPr="00D25BCD">
        <w:rPr>
          <w:rStyle w:val="TF-COURIER9"/>
          <w:rPrChange w:id="167" w:author="Dalton Solano dos Reis" w:date="2025-06-28T19:54:00Z" w16du:dateUtc="2025-06-28T22:54:00Z">
            <w:rPr/>
          </w:rPrChange>
        </w:rPr>
        <w:t xml:space="preserve"> </w:t>
      </w:r>
      <w:proofErr w:type="spellStart"/>
      <w:r w:rsidR="000A3C09" w:rsidRPr="00D25BCD">
        <w:rPr>
          <w:rStyle w:val="TF-COURIER9"/>
          <w:rPrChange w:id="168" w:author="Dalton Solano dos Reis" w:date="2025-06-28T19:54:00Z" w16du:dateUtc="2025-06-28T22:54:00Z">
            <w:rPr/>
          </w:rPrChange>
        </w:rPr>
        <w:t>Rig</w:t>
      </w:r>
      <w:proofErr w:type="spellEnd"/>
      <w:r w:rsidR="000A3C09">
        <w:t xml:space="preserve">. Como demonstra a Figura </w:t>
      </w:r>
      <w:r w:rsidR="0028485E">
        <w:t>9</w:t>
      </w:r>
      <w:r w:rsidR="000A3C09">
        <w:t xml:space="preserve">, ele possui o componente </w:t>
      </w:r>
      <w:r w:rsidR="000A3C09" w:rsidRPr="00D25BCD">
        <w:rPr>
          <w:rStyle w:val="TF-COURIER9"/>
          <w:rPrChange w:id="169" w:author="Dalton Solano dos Reis" w:date="2025-06-28T19:54:00Z" w16du:dateUtc="2025-06-28T22:54:00Z">
            <w:rPr/>
          </w:rPrChange>
        </w:rPr>
        <w:t>OVR Manager</w:t>
      </w:r>
      <w:r w:rsidR="000A3C09">
        <w:t xml:space="preserve"> que é configurado para ser um jogo estacionário, já que </w:t>
      </w:r>
      <w:del w:id="170" w:author="Dalton Solano dos Reis" w:date="2025-06-28T19:54:00Z" w16du:dateUtc="2025-06-28T22:54:00Z">
        <w:r w:rsidR="000A3C09" w:rsidDel="00D25BCD">
          <w:delText xml:space="preserve">o </w:delText>
        </w:r>
      </w:del>
      <w:r w:rsidR="000A3C09">
        <w:t xml:space="preserve">é um jogo </w:t>
      </w:r>
      <w:ins w:id="171" w:author="Dalton Solano dos Reis" w:date="2025-06-28T19:54:00Z" w16du:dateUtc="2025-06-28T22:54:00Z">
        <w:r w:rsidR="00D25BCD">
          <w:t xml:space="preserve">o jogador fica </w:t>
        </w:r>
      </w:ins>
      <w:r w:rsidR="000A3C09">
        <w:t>sentado</w:t>
      </w:r>
      <w:ins w:id="172" w:author="Dalton Solano dos Reis" w:date="2025-06-28T19:54:00Z" w16du:dateUtc="2025-06-28T22:54:00Z">
        <w:r w:rsidR="00D25BCD">
          <w:t xml:space="preserve">, </w:t>
        </w:r>
      </w:ins>
      <w:del w:id="173" w:author="Dalton Solano dos Reis" w:date="2025-06-28T19:54:00Z" w16du:dateUtc="2025-06-28T22:54:00Z">
        <w:r w:rsidR="000A3C09" w:rsidDel="00D25BCD">
          <w:delText xml:space="preserve"> </w:delText>
        </w:r>
      </w:del>
      <w:r w:rsidR="000A3C09">
        <w:t xml:space="preserve">e </w:t>
      </w:r>
      <w:ins w:id="174" w:author="Dalton Solano dos Reis" w:date="2025-06-28T19:54:00Z" w16du:dateUtc="2025-06-28T22:54:00Z">
        <w:r w:rsidR="00D25BCD">
          <w:t xml:space="preserve">assim só </w:t>
        </w:r>
      </w:ins>
      <w:ins w:id="175" w:author="Dalton Solano dos Reis" w:date="2025-06-28T19:55:00Z" w16du:dateUtc="2025-06-28T22:55:00Z">
        <w:r w:rsidR="00D25BCD">
          <w:t xml:space="preserve">precisa </w:t>
        </w:r>
      </w:ins>
      <w:r w:rsidR="000A3C09">
        <w:t xml:space="preserve">verificar </w:t>
      </w:r>
      <w:del w:id="176" w:author="Dalton Solano dos Reis" w:date="2025-06-28T19:55:00Z" w16du:dateUtc="2025-06-28T22:55:00Z">
        <w:r w:rsidR="000A3C09" w:rsidDel="00D25BCD">
          <w:delText xml:space="preserve">apenas </w:delText>
        </w:r>
      </w:del>
      <w:r w:rsidR="000A3C09">
        <w:t xml:space="preserve">as </w:t>
      </w:r>
      <w:ins w:id="177" w:author="Dalton Solano dos Reis" w:date="2025-06-28T19:55:00Z" w16du:dateUtc="2025-06-28T22:55:00Z">
        <w:r w:rsidR="00D25BCD">
          <w:t xml:space="preserve">posições das </w:t>
        </w:r>
      </w:ins>
      <w:r w:rsidR="000A3C09">
        <w:t>mãos.</w:t>
      </w:r>
    </w:p>
    <w:p w14:paraId="734E0D66" w14:textId="4065F901" w:rsidR="000A3C09" w:rsidRDefault="000A3C09" w:rsidP="000A3C09">
      <w:pPr>
        <w:pStyle w:val="TF-LEGENDA"/>
      </w:pPr>
      <w:r>
        <w:t xml:space="preserve">Figura </w:t>
      </w:r>
      <w:r w:rsidR="0028485E">
        <w:t>9</w:t>
      </w:r>
      <w:r>
        <w:t xml:space="preserve"> – Componente do Unity </w:t>
      </w:r>
      <w:r w:rsidRPr="00D25BCD">
        <w:rPr>
          <w:rStyle w:val="TF-COURIER9"/>
          <w:rPrChange w:id="178" w:author="Dalton Solano dos Reis" w:date="2025-06-28T19:55:00Z" w16du:dateUtc="2025-06-28T22:55:00Z">
            <w:rPr/>
          </w:rPrChange>
        </w:rPr>
        <w:t xml:space="preserve">Wheel </w:t>
      </w:r>
      <w:proofErr w:type="spellStart"/>
      <w:r w:rsidRPr="00D25BCD">
        <w:rPr>
          <w:rStyle w:val="TF-COURIER9"/>
          <w:rPrChange w:id="179" w:author="Dalton Solano dos Reis" w:date="2025-06-28T19:55:00Z" w16du:dateUtc="2025-06-28T22:55:00Z">
            <w:rPr/>
          </w:rPrChange>
        </w:rPr>
        <w:t>Colider</w:t>
      </w:r>
      <w:proofErr w:type="spellEnd"/>
    </w:p>
    <w:p w14:paraId="14650029" w14:textId="08837870" w:rsidR="000A3C09" w:rsidRDefault="000A3C09" w:rsidP="000A3C09">
      <w:pPr>
        <w:pStyle w:val="TF-FIGURA"/>
      </w:pPr>
      <w:r w:rsidRPr="000A3C09">
        <w:rPr>
          <w:noProof/>
        </w:rPr>
        <w:drawing>
          <wp:inline distT="0" distB="0" distL="0" distR="0" wp14:anchorId="36B0227A" wp14:editId="2EFA141E">
            <wp:extent cx="1979789" cy="3115251"/>
            <wp:effectExtent l="12700" t="12700" r="14605" b="9525"/>
            <wp:docPr id="1459635804"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5804" name="Imagem 1" descr="Interface gráfica do usuário, Texto&#10;&#10;O conteúdo gerado por IA pode estar incorreto."/>
                    <pic:cNvPicPr/>
                  </pic:nvPicPr>
                  <pic:blipFill rotWithShape="1">
                    <a:blip r:embed="rId23"/>
                    <a:srcRect b="26262"/>
                    <a:stretch>
                      <a:fillRect/>
                    </a:stretch>
                  </pic:blipFill>
                  <pic:spPr bwMode="auto">
                    <a:xfrm>
                      <a:off x="0" y="0"/>
                      <a:ext cx="2001476" cy="31493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C3F359" w14:textId="77777777" w:rsidR="000A3C09" w:rsidRDefault="000A3C09" w:rsidP="000A3C09">
      <w:pPr>
        <w:pStyle w:val="TF-FONTE"/>
      </w:pPr>
      <w:r>
        <w:t>Fonte: elaborado pelo autor.</w:t>
      </w:r>
    </w:p>
    <w:p w14:paraId="59F89F52" w14:textId="3529F824" w:rsidR="002A6042" w:rsidRDefault="00D25BCD" w:rsidP="00F173B4">
      <w:pPr>
        <w:pStyle w:val="TF-TEXTO"/>
      </w:pPr>
      <w:ins w:id="180" w:author="Dalton Solano dos Reis" w:date="2025-06-28T19:56:00Z" w16du:dateUtc="2025-06-28T22:56:00Z">
        <w:r>
          <w:t xml:space="preserve">Já </w:t>
        </w:r>
      </w:ins>
      <w:del w:id="181" w:author="Dalton Solano dos Reis" w:date="2025-06-28T19:56:00Z" w16du:dateUtc="2025-06-28T22:56:00Z">
        <w:r w:rsidR="00917693" w:rsidDel="00D25BCD">
          <w:delText xml:space="preserve">As </w:delText>
        </w:r>
      </w:del>
      <w:ins w:id="182" w:author="Dalton Solano dos Reis" w:date="2025-06-28T19:56:00Z" w16du:dateUtc="2025-06-28T22:56:00Z">
        <w:r>
          <w:t>a</w:t>
        </w:r>
        <w:r>
          <w:t xml:space="preserve">s </w:t>
        </w:r>
      </w:ins>
      <w:r w:rsidR="00917693">
        <w:t>mãos virtuais</w:t>
      </w:r>
      <w:ins w:id="183" w:author="Dalton Solano dos Reis" w:date="2025-06-28T19:56:00Z" w16du:dateUtc="2025-06-28T22:56:00Z">
        <w:r>
          <w:t xml:space="preserve"> possuem em sua </w:t>
        </w:r>
      </w:ins>
      <w:del w:id="184" w:author="Dalton Solano dos Reis" w:date="2025-06-28T19:56:00Z" w16du:dateUtc="2025-06-28T22:56:00Z">
        <w:r w:rsidR="00917693" w:rsidDel="00D25BCD">
          <w:delText xml:space="preserve">, </w:delText>
        </w:r>
        <w:r w:rsidR="008D46C4" w:rsidDel="00D25BCD">
          <w:delText xml:space="preserve">com </w:delText>
        </w:r>
        <w:r w:rsidR="00917693" w:rsidDel="00D25BCD">
          <w:delText xml:space="preserve">a sua </w:delText>
        </w:r>
      </w:del>
      <w:r w:rsidR="00917693">
        <w:t xml:space="preserve">configuração </w:t>
      </w:r>
      <w:del w:id="185" w:author="Dalton Solano dos Reis" w:date="2025-06-28T19:56:00Z" w16du:dateUtc="2025-06-28T22:56:00Z">
        <w:r w:rsidR="00917693" w:rsidDel="00D25BCD">
          <w:delText xml:space="preserve">já vem com </w:delText>
        </w:r>
      </w:del>
      <w:r w:rsidR="00917693">
        <w:t xml:space="preserve">o </w:t>
      </w:r>
      <w:proofErr w:type="spellStart"/>
      <w:r w:rsidR="00917693" w:rsidRPr="00D25BCD">
        <w:rPr>
          <w:rStyle w:val="TF-COURIER9"/>
          <w:rPrChange w:id="186" w:author="Dalton Solano dos Reis" w:date="2025-06-28T19:56:00Z" w16du:dateUtc="2025-06-28T22:56:00Z">
            <w:rPr/>
          </w:rPrChange>
        </w:rPr>
        <w:t>building</w:t>
      </w:r>
      <w:proofErr w:type="spellEnd"/>
      <w:r w:rsidR="00917693" w:rsidRPr="00D25BCD">
        <w:rPr>
          <w:rStyle w:val="TF-COURIER9"/>
          <w:rPrChange w:id="187" w:author="Dalton Solano dos Reis" w:date="2025-06-28T19:56:00Z" w16du:dateUtc="2025-06-28T22:56:00Z">
            <w:rPr/>
          </w:rPrChange>
        </w:rPr>
        <w:t xml:space="preserve"> </w:t>
      </w:r>
      <w:proofErr w:type="spellStart"/>
      <w:r w:rsidR="00917693" w:rsidRPr="00D25BCD">
        <w:rPr>
          <w:rStyle w:val="TF-COURIER9"/>
          <w:rPrChange w:id="188" w:author="Dalton Solano dos Reis" w:date="2025-06-28T19:56:00Z" w16du:dateUtc="2025-06-28T22:56:00Z">
            <w:rPr/>
          </w:rPrChange>
        </w:rPr>
        <w:t>block</w:t>
      </w:r>
      <w:proofErr w:type="spellEnd"/>
      <w:r w:rsidR="00917693">
        <w:t xml:space="preserve"> da </w:t>
      </w:r>
      <w:del w:id="189" w:author="Dalton Solano dos Reis" w:date="2025-06-28T19:56:00Z" w16du:dateUtc="2025-06-28T22:56:00Z">
        <w:r w:rsidR="00917693" w:rsidRPr="00D25BCD" w:rsidDel="00D25BCD">
          <w:rPr>
            <w:rStyle w:val="TF-COURIER9"/>
            <w:rPrChange w:id="190" w:author="Dalton Solano dos Reis" w:date="2025-06-28T19:57:00Z" w16du:dateUtc="2025-06-28T22:57:00Z">
              <w:rPr/>
            </w:rPrChange>
          </w:rPr>
          <w:delText xml:space="preserve">camera </w:delText>
        </w:r>
      </w:del>
      <w:proofErr w:type="spellStart"/>
      <w:ins w:id="191" w:author="Dalton Solano dos Reis" w:date="2025-06-28T19:56:00Z" w16du:dateUtc="2025-06-28T22:56:00Z">
        <w:r w:rsidRPr="00D25BCD">
          <w:rPr>
            <w:rStyle w:val="TF-COURIER9"/>
            <w:rPrChange w:id="192" w:author="Dalton Solano dos Reis" w:date="2025-06-28T19:57:00Z" w16du:dateUtc="2025-06-28T22:57:00Z">
              <w:rPr/>
            </w:rPrChange>
          </w:rPr>
          <w:t>C</w:t>
        </w:r>
        <w:r w:rsidRPr="00D25BCD">
          <w:rPr>
            <w:rStyle w:val="TF-COURIER9"/>
            <w:rPrChange w:id="193" w:author="Dalton Solano dos Reis" w:date="2025-06-28T19:57:00Z" w16du:dateUtc="2025-06-28T22:57:00Z">
              <w:rPr/>
            </w:rPrChange>
          </w:rPr>
          <w:t>amera</w:t>
        </w:r>
        <w:proofErr w:type="spellEnd"/>
        <w:r w:rsidRPr="00D25BCD">
          <w:rPr>
            <w:rStyle w:val="TF-COURIER9"/>
            <w:rPrChange w:id="194" w:author="Dalton Solano dos Reis" w:date="2025-06-28T19:57:00Z" w16du:dateUtc="2025-06-28T22:57:00Z">
              <w:rPr/>
            </w:rPrChange>
          </w:rPr>
          <w:t xml:space="preserve"> </w:t>
        </w:r>
      </w:ins>
      <w:del w:id="195" w:author="Dalton Solano dos Reis" w:date="2025-06-28T19:57:00Z" w16du:dateUtc="2025-06-28T22:57:00Z">
        <w:r w:rsidR="00917693" w:rsidRPr="00D25BCD" w:rsidDel="00D25BCD">
          <w:rPr>
            <w:rStyle w:val="TF-COURIER9"/>
            <w:rPrChange w:id="196" w:author="Dalton Solano dos Reis" w:date="2025-06-28T19:57:00Z" w16du:dateUtc="2025-06-28T22:57:00Z">
              <w:rPr/>
            </w:rPrChange>
          </w:rPr>
          <w:delText>rig</w:delText>
        </w:r>
      </w:del>
      <w:proofErr w:type="spellStart"/>
      <w:ins w:id="197" w:author="Dalton Solano dos Reis" w:date="2025-06-28T19:57:00Z" w16du:dateUtc="2025-06-28T22:57:00Z">
        <w:r w:rsidRPr="00D25BCD">
          <w:rPr>
            <w:rStyle w:val="TF-COURIER9"/>
            <w:rPrChange w:id="198" w:author="Dalton Solano dos Reis" w:date="2025-06-28T19:57:00Z" w16du:dateUtc="2025-06-28T22:57:00Z">
              <w:rPr/>
            </w:rPrChange>
          </w:rPr>
          <w:t>R</w:t>
        </w:r>
        <w:r w:rsidRPr="00D25BCD">
          <w:rPr>
            <w:rStyle w:val="TF-COURIER9"/>
            <w:rPrChange w:id="199" w:author="Dalton Solano dos Reis" w:date="2025-06-28T19:57:00Z" w16du:dateUtc="2025-06-28T22:57:00Z">
              <w:rPr/>
            </w:rPrChange>
          </w:rPr>
          <w:t>ig</w:t>
        </w:r>
      </w:ins>
      <w:proofErr w:type="spellEnd"/>
      <w:r w:rsidR="00917693">
        <w:t>. Todo o processamento é feito diretamente no Quest 2, as câmeras dele capturam</w:t>
      </w:r>
      <w:r w:rsidR="008D46C4">
        <w:t xml:space="preserve"> e processam as</w:t>
      </w:r>
      <w:r w:rsidR="00917693">
        <w:t xml:space="preserve"> imagens das mãos </w:t>
      </w:r>
      <w:r w:rsidR="008D46C4">
        <w:t>gerando</w:t>
      </w:r>
      <w:r w:rsidR="00917693">
        <w:t xml:space="preserve"> suas posições e rotações tanto das mãos como dos dedos individualmente. Só é preciso colocar um componente que interaja com o </w:t>
      </w:r>
      <w:del w:id="200" w:author="Dalton Solano dos Reis" w:date="2025-06-28T19:57:00Z" w16du:dateUtc="2025-06-28T22:57:00Z">
        <w:r w:rsidR="00917693" w:rsidRPr="00D25BCD" w:rsidDel="00D25BCD">
          <w:rPr>
            <w:rStyle w:val="TF-COURIER9"/>
            <w:rPrChange w:id="201" w:author="Dalton Solano dos Reis" w:date="2025-06-28T19:57:00Z" w16du:dateUtc="2025-06-28T22:57:00Z">
              <w:rPr/>
            </w:rPrChange>
          </w:rPr>
          <w:delText xml:space="preserve">interactor </w:delText>
        </w:r>
      </w:del>
      <w:proofErr w:type="spellStart"/>
      <w:ins w:id="202" w:author="Dalton Solano dos Reis" w:date="2025-06-28T19:57:00Z" w16du:dateUtc="2025-06-28T22:57:00Z">
        <w:r w:rsidRPr="00D25BCD">
          <w:rPr>
            <w:rStyle w:val="TF-COURIER9"/>
            <w:rPrChange w:id="203" w:author="Dalton Solano dos Reis" w:date="2025-06-28T19:57:00Z" w16du:dateUtc="2025-06-28T22:57:00Z">
              <w:rPr/>
            </w:rPrChange>
          </w:rPr>
          <w:t>I</w:t>
        </w:r>
        <w:r w:rsidRPr="00D25BCD">
          <w:rPr>
            <w:rStyle w:val="TF-COURIER9"/>
            <w:rPrChange w:id="204" w:author="Dalton Solano dos Reis" w:date="2025-06-28T19:57:00Z" w16du:dateUtc="2025-06-28T22:57:00Z">
              <w:rPr/>
            </w:rPrChange>
          </w:rPr>
          <w:t>nteractor</w:t>
        </w:r>
        <w:proofErr w:type="spellEnd"/>
        <w:r w:rsidRPr="00D25BCD">
          <w:rPr>
            <w:rStyle w:val="TF-COURIER9"/>
            <w:rPrChange w:id="205" w:author="Dalton Solano dos Reis" w:date="2025-06-28T19:57:00Z" w16du:dateUtc="2025-06-28T22:57:00Z">
              <w:rPr/>
            </w:rPrChange>
          </w:rPr>
          <w:t xml:space="preserve"> </w:t>
        </w:r>
      </w:ins>
      <w:del w:id="206" w:author="Dalton Solano dos Reis" w:date="2025-06-28T19:57:00Z" w16du:dateUtc="2025-06-28T22:57:00Z">
        <w:r w:rsidR="00917693" w:rsidRPr="00D25BCD" w:rsidDel="00D25BCD">
          <w:rPr>
            <w:rStyle w:val="TF-COURIER9"/>
            <w:rPrChange w:id="207" w:author="Dalton Solano dos Reis" w:date="2025-06-28T19:57:00Z" w16du:dateUtc="2025-06-28T22:57:00Z">
              <w:rPr/>
            </w:rPrChange>
          </w:rPr>
          <w:delText xml:space="preserve">vr </w:delText>
        </w:r>
      </w:del>
      <w:ins w:id="208" w:author="Dalton Solano dos Reis" w:date="2025-06-28T19:57:00Z" w16du:dateUtc="2025-06-28T22:57:00Z">
        <w:r w:rsidRPr="00D25BCD">
          <w:rPr>
            <w:rStyle w:val="TF-COURIER9"/>
            <w:rPrChange w:id="209" w:author="Dalton Solano dos Reis" w:date="2025-06-28T19:57:00Z" w16du:dateUtc="2025-06-28T22:57:00Z">
              <w:rPr/>
            </w:rPrChange>
          </w:rPr>
          <w:t>VR</w:t>
        </w:r>
        <w:r>
          <w:t xml:space="preserve"> </w:t>
        </w:r>
      </w:ins>
      <w:r w:rsidR="00917693">
        <w:t xml:space="preserve">da </w:t>
      </w:r>
      <w:del w:id="210" w:author="Dalton Solano dos Reis" w:date="2025-06-28T19:57:00Z" w16du:dateUtc="2025-06-28T22:57:00Z">
        <w:r w:rsidR="00917693" w:rsidDel="00D25BCD">
          <w:delText xml:space="preserve">meta </w:delText>
        </w:r>
      </w:del>
      <w:ins w:id="211" w:author="Dalton Solano dos Reis" w:date="2025-06-28T19:57:00Z" w16du:dateUtc="2025-06-28T22:57:00Z">
        <w:r>
          <w:t>M</w:t>
        </w:r>
        <w:r>
          <w:t xml:space="preserve">eta </w:t>
        </w:r>
      </w:ins>
      <w:r w:rsidR="00917693">
        <w:t>e configurá-lo adequadamente</w:t>
      </w:r>
      <w:del w:id="212" w:author="Dalton Solano dos Reis" w:date="2025-06-28T19:58:00Z" w16du:dateUtc="2025-06-28T22:58:00Z">
        <w:r w:rsidR="00917693" w:rsidDel="00D25BCD">
          <w:delText>, n</w:delText>
        </w:r>
      </w:del>
      <w:ins w:id="213" w:author="Dalton Solano dos Reis" w:date="2025-06-28T19:58:00Z" w16du:dateUtc="2025-06-28T22:58:00Z">
        <w:r>
          <w:t>. N</w:t>
        </w:r>
      </w:ins>
      <w:r w:rsidR="00917693">
        <w:t>essas configurações é possível restringir uma interação para apenas se for segurado com um punho fechado ou apenas</w:t>
      </w:r>
      <w:del w:id="214" w:author="Dalton Solano dos Reis" w:date="2025-06-28T19:58:00Z" w16du:dateUtc="2025-06-28T22:58:00Z">
        <w:r w:rsidR="00917693" w:rsidDel="00D25BCD">
          <w:delText xml:space="preserve"> o</w:delText>
        </w:r>
      </w:del>
      <w:r w:rsidR="00917693">
        <w:t xml:space="preserve"> se pressionado com o indicador. Esse </w:t>
      </w:r>
      <w:r w:rsidR="008D46C4">
        <w:t xml:space="preserve">recurso </w:t>
      </w:r>
      <w:r w:rsidR="00917693">
        <w:t>foi utilizado para agarrar como todos os dedos o cinto no kart</w:t>
      </w:r>
      <w:del w:id="215" w:author="Dalton Solano dos Reis" w:date="2025-06-28T19:58:00Z" w16du:dateUtc="2025-06-28T22:58:00Z">
        <w:r w:rsidR="008D46C4" w:rsidDel="00D25BCD">
          <w:delText>, a</w:delText>
        </w:r>
      </w:del>
      <w:ins w:id="216" w:author="Dalton Solano dos Reis" w:date="2025-06-28T19:58:00Z" w16du:dateUtc="2025-06-28T22:58:00Z">
        <w:r>
          <w:t>. A</w:t>
        </w:r>
      </w:ins>
      <w:r w:rsidR="008D46C4">
        <w:t xml:space="preserve"> Figura </w:t>
      </w:r>
      <w:r w:rsidR="0028485E">
        <w:t>10</w:t>
      </w:r>
      <w:r w:rsidR="008D46C4">
        <w:t xml:space="preserve"> mostra esse</w:t>
      </w:r>
      <w:ins w:id="217" w:author="Dalton Solano dos Reis" w:date="2025-06-28T19:58:00Z" w16du:dateUtc="2025-06-28T22:58:00Z">
        <w:r>
          <w:t>s</w:t>
        </w:r>
      </w:ins>
      <w:r w:rsidR="008D46C4">
        <w:t xml:space="preserve"> componentes configurado.</w:t>
      </w:r>
    </w:p>
    <w:p w14:paraId="48555780" w14:textId="66B65D14" w:rsidR="008D46C4" w:rsidRDefault="008D46C4" w:rsidP="008D46C4">
      <w:pPr>
        <w:pStyle w:val="TF-LEGENDA"/>
      </w:pPr>
      <w:r>
        <w:t xml:space="preserve">Figura </w:t>
      </w:r>
      <w:r w:rsidR="0028485E">
        <w:t>10</w:t>
      </w:r>
      <w:r>
        <w:t xml:space="preserve"> – Componente de interação de mão</w:t>
      </w:r>
    </w:p>
    <w:p w14:paraId="3E00E26B" w14:textId="6031B9C2" w:rsidR="008D46C4" w:rsidRDefault="008D46C4" w:rsidP="008D46C4">
      <w:pPr>
        <w:pStyle w:val="TF-FIGURA"/>
      </w:pPr>
      <w:r w:rsidRPr="008D46C4">
        <w:rPr>
          <w:noProof/>
        </w:rPr>
        <w:drawing>
          <wp:inline distT="0" distB="0" distL="0" distR="0" wp14:anchorId="6EB04428" wp14:editId="5749E726">
            <wp:extent cx="1950861" cy="1760873"/>
            <wp:effectExtent l="12700" t="12700" r="17780" b="17145"/>
            <wp:docPr id="10772758"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58" name="Imagem 1" descr="Interface gráfica do usuário, Texto&#10;&#10;O conteúdo gerado por IA pode estar incorreto."/>
                    <pic:cNvPicPr/>
                  </pic:nvPicPr>
                  <pic:blipFill>
                    <a:blip r:embed="rId24"/>
                    <a:stretch>
                      <a:fillRect/>
                    </a:stretch>
                  </pic:blipFill>
                  <pic:spPr>
                    <a:xfrm>
                      <a:off x="0" y="0"/>
                      <a:ext cx="1964907" cy="1773551"/>
                    </a:xfrm>
                    <a:prstGeom prst="rect">
                      <a:avLst/>
                    </a:prstGeom>
                    <a:ln>
                      <a:solidFill>
                        <a:schemeClr val="tx1"/>
                      </a:solidFill>
                    </a:ln>
                  </pic:spPr>
                </pic:pic>
              </a:graphicData>
            </a:graphic>
          </wp:inline>
        </w:drawing>
      </w:r>
    </w:p>
    <w:p w14:paraId="34CB3DB8" w14:textId="77777777" w:rsidR="008D46C4" w:rsidRDefault="008D46C4" w:rsidP="008D46C4">
      <w:pPr>
        <w:pStyle w:val="TF-FONTE"/>
      </w:pPr>
      <w:r>
        <w:t>Fonte: elaborado pelo autor.</w:t>
      </w:r>
    </w:p>
    <w:p w14:paraId="571319D3" w14:textId="564B0C83" w:rsidR="008D46C4" w:rsidRDefault="00B822DF" w:rsidP="008D46C4">
      <w:pPr>
        <w:pStyle w:val="TF-TEXTO"/>
      </w:pPr>
      <w:r>
        <w:lastRenderedPageBreak/>
        <w:t xml:space="preserve">Para exibir mensagens no Quest 2 foi construído um objeto </w:t>
      </w:r>
      <w:proofErr w:type="spellStart"/>
      <w:r w:rsidR="007B0764" w:rsidRPr="00D25BCD">
        <w:rPr>
          <w:rStyle w:val="TF-COURIER9"/>
          <w:rPrChange w:id="218" w:author="Dalton Solano dos Reis" w:date="2025-06-28T19:59:00Z" w16du:dateUtc="2025-06-28T22:59:00Z">
            <w:rPr/>
          </w:rPrChange>
        </w:rPr>
        <w:t>canvas</w:t>
      </w:r>
      <w:proofErr w:type="spellEnd"/>
      <w:r w:rsidR="007B0764">
        <w:t xml:space="preserve"> que possui um objeto de painel com um texto dentro. O objeto é chamado passando uma mensagem qualquer pelo controlador da cena que também tem a função de voltar ao menu e recarregar a cena atual. A notificação é posicionada pegando a posição dos olhos do Quest 2 e se posicionando mais abaixo na visão por um tempo de 3 segundos.</w:t>
      </w:r>
    </w:p>
    <w:p w14:paraId="6904F9D1" w14:textId="565E39DD" w:rsidR="007B0764" w:rsidRDefault="007B0764" w:rsidP="008D46C4">
      <w:pPr>
        <w:pStyle w:val="TF-TEXTO"/>
        <w:rPr>
          <w:ins w:id="219" w:author="Dalton Solano dos Reis" w:date="2025-06-28T20:03:00Z" w16du:dateUtc="2025-06-28T23:03:00Z"/>
        </w:rPr>
      </w:pPr>
      <w:r>
        <w:t xml:space="preserve">O mapeamento do Quest 2 da posição do usuário pode falhar ao longo da jogatina, colocando o usuário um pouco mais para alguma direção. Para que esse problema seja minimizado foi colocado um remapeamento da posição do usuário no mundo virtual pelo volante Logitech, sendo possível se mover em todos os eixos </w:t>
      </w:r>
      <w:r w:rsidRPr="00D25BCD">
        <w:rPr>
          <w:rStyle w:val="TF-COURIER9"/>
          <w:rPrChange w:id="220" w:author="Dalton Solano dos Reis" w:date="2025-06-28T20:00:00Z" w16du:dateUtc="2025-06-28T23:00:00Z">
            <w:rPr/>
          </w:rPrChange>
        </w:rPr>
        <w:t>x</w:t>
      </w:r>
      <w:r>
        <w:t xml:space="preserve">, </w:t>
      </w:r>
      <w:r w:rsidRPr="00D25BCD">
        <w:rPr>
          <w:rStyle w:val="TF-COURIER9"/>
          <w:rPrChange w:id="221" w:author="Dalton Solano dos Reis" w:date="2025-06-28T20:00:00Z" w16du:dateUtc="2025-06-28T23:00:00Z">
            <w:rPr/>
          </w:rPrChange>
        </w:rPr>
        <w:t>y</w:t>
      </w:r>
      <w:r>
        <w:t xml:space="preserve"> e </w:t>
      </w:r>
      <w:r w:rsidRPr="00D25BCD">
        <w:rPr>
          <w:rStyle w:val="TF-COURIER9"/>
          <w:rPrChange w:id="222" w:author="Dalton Solano dos Reis" w:date="2025-06-28T20:00:00Z" w16du:dateUtc="2025-06-28T23:00:00Z">
            <w:rPr/>
          </w:rPrChange>
        </w:rPr>
        <w:t>z</w:t>
      </w:r>
      <w:r>
        <w:t xml:space="preserve">, além de mudar a rotação </w:t>
      </w:r>
      <w:r w:rsidR="0028485E">
        <w:t xml:space="preserve">em </w:t>
      </w:r>
      <w:r w:rsidR="0028485E" w:rsidRPr="00D25BCD">
        <w:rPr>
          <w:rStyle w:val="TF-COURIER9"/>
          <w:rPrChange w:id="223" w:author="Dalton Solano dos Reis" w:date="2025-06-28T20:00:00Z" w16du:dateUtc="2025-06-28T23:00:00Z">
            <w:rPr/>
          </w:rPrChange>
        </w:rPr>
        <w:t>x</w:t>
      </w:r>
      <w:r w:rsidR="0028485E">
        <w:t>. Esse posicionamento pode ser visto no formulário de pesquisa do projeto, para que os usuários testados possam utilizar essa função quando necessário.</w:t>
      </w:r>
    </w:p>
    <w:p w14:paraId="61A8237C" w14:textId="741D3574" w:rsidR="00D25BCD" w:rsidRPr="00F173B4" w:rsidRDefault="00D25BCD" w:rsidP="008D46C4">
      <w:pPr>
        <w:pStyle w:val="TF-TEXTO"/>
      </w:pPr>
      <w:ins w:id="224" w:author="Dalton Solano dos Reis" w:date="2025-06-28T20:03:00Z" w16du:dateUtc="2025-06-28T23:03:00Z">
        <w:r w:rsidRPr="00FA2F07">
          <w:rPr>
            <w:highlight w:val="yellow"/>
            <w:rPrChange w:id="225" w:author="Dalton Solano dos Reis" w:date="2025-06-28T20:03:00Z" w16du:dateUtc="2025-06-28T23:03:00Z">
              <w:rPr/>
            </w:rPrChange>
          </w:rPr>
          <w:t>@@Ter uma Subseção – Operacionalização da Aplicação para mostrar como se usa sua aplicação ... colo</w:t>
        </w:r>
      </w:ins>
      <w:ins w:id="226" w:author="Dalton Solano dos Reis" w:date="2025-06-28T20:04:00Z" w16du:dateUtc="2025-06-28T23:04:00Z">
        <w:r w:rsidR="00FA2F07">
          <w:rPr>
            <w:highlight w:val="yellow"/>
          </w:rPr>
          <w:t>c</w:t>
        </w:r>
      </w:ins>
      <w:ins w:id="227" w:author="Dalton Solano dos Reis" w:date="2025-06-28T20:03:00Z" w16du:dateUtc="2025-06-28T23:03:00Z">
        <w:r w:rsidRPr="00FA2F07">
          <w:rPr>
            <w:highlight w:val="yellow"/>
            <w:rPrChange w:id="228" w:author="Dalton Solano dos Reis" w:date="2025-06-28T20:03:00Z" w16du:dateUtc="2025-06-28T23:03:00Z">
              <w:rPr/>
            </w:rPrChange>
          </w:rPr>
          <w:t>ar telas e explicar.</w:t>
        </w:r>
        <w:r>
          <w:t xml:space="preserve"> </w:t>
        </w:r>
      </w:ins>
    </w:p>
    <w:p w14:paraId="53243C1C" w14:textId="77777777" w:rsidR="00F255FC" w:rsidRDefault="00F255FC" w:rsidP="00C211BE">
      <w:pPr>
        <w:pStyle w:val="Ttulo1"/>
      </w:pPr>
      <w:bookmarkStart w:id="229" w:name="_Toc511928438"/>
      <w:bookmarkStart w:id="230" w:name="_Toc54164920"/>
      <w:bookmarkStart w:id="231" w:name="_Toc54165674"/>
      <w:bookmarkStart w:id="232" w:name="_Toc54169332"/>
      <w:bookmarkStart w:id="233" w:name="_Toc96347438"/>
      <w:bookmarkStart w:id="234" w:name="_Toc96357722"/>
      <w:bookmarkStart w:id="235" w:name="_Toc96491865"/>
      <w:r>
        <w:t>RESULTADOS</w:t>
      </w:r>
      <w:bookmarkEnd w:id="229"/>
      <w:r>
        <w:t xml:space="preserve"> </w:t>
      </w:r>
      <w:bookmarkEnd w:id="230"/>
      <w:bookmarkEnd w:id="231"/>
      <w:bookmarkEnd w:id="232"/>
      <w:bookmarkEnd w:id="233"/>
      <w:bookmarkEnd w:id="234"/>
      <w:bookmarkEnd w:id="235"/>
    </w:p>
    <w:p w14:paraId="3022DADC" w14:textId="11923A2B" w:rsidR="00F255FC" w:rsidRDefault="00707CFC" w:rsidP="001B2F1E">
      <w:pPr>
        <w:pStyle w:val="TF-TEXTO"/>
      </w:pPr>
      <w:r>
        <w:t>Nesta seção serão apresentados testes nas funcionalidades do jogo (</w:t>
      </w:r>
      <w:ins w:id="236" w:author="Dalton Solano dos Reis" w:date="2025-06-28T20:04:00Z" w16du:dateUtc="2025-06-28T23:04:00Z">
        <w:r w:rsidR="00FA2F07">
          <w:t xml:space="preserve">subseção </w:t>
        </w:r>
      </w:ins>
      <w:r>
        <w:t>4.1) e os resultados dos testes com usuários (</w:t>
      </w:r>
      <w:ins w:id="237" w:author="Dalton Solano dos Reis" w:date="2025-06-28T20:04:00Z" w16du:dateUtc="2025-06-28T23:04:00Z">
        <w:r w:rsidR="00FA2F07">
          <w:t xml:space="preserve">subseção </w:t>
        </w:r>
      </w:ins>
      <w:r>
        <w:t>4.2).</w:t>
      </w:r>
      <w:ins w:id="238" w:author="Dalton Solano dos Reis" w:date="2025-06-28T20:04:00Z" w16du:dateUtc="2025-06-28T23:04:00Z">
        <w:r w:rsidR="00FA2F07">
          <w:t xml:space="preserve"> </w:t>
        </w:r>
        <w:r w:rsidR="00FA2F07" w:rsidRPr="00FA2F07">
          <w:rPr>
            <w:highlight w:val="yellow"/>
            <w:rPrChange w:id="239" w:author="Dalton Solano dos Reis" w:date="2025-06-28T20:05:00Z" w16du:dateUtc="2025-06-28T23:05:00Z">
              <w:rPr/>
            </w:rPrChange>
          </w:rPr>
          <w:t>@@ Falta seção de comparação com os trabalhos correlatos.</w:t>
        </w:r>
      </w:ins>
    </w:p>
    <w:p w14:paraId="35D3EDCA" w14:textId="77777777" w:rsidR="00707CFC" w:rsidRDefault="00707CFC" w:rsidP="00707CFC">
      <w:pPr>
        <w:pStyle w:val="Ttulo2"/>
      </w:pPr>
      <w:r>
        <w:t>TESTES DE FUNCIONALIDADE</w:t>
      </w:r>
    </w:p>
    <w:p w14:paraId="2C6843B9" w14:textId="210AFD48" w:rsidR="00707CFC" w:rsidRDefault="00707CFC" w:rsidP="00707CFC">
      <w:pPr>
        <w:pStyle w:val="TF-TEXTO"/>
      </w:pPr>
      <w:r>
        <w:t xml:space="preserve">Os testes de funcionalidade foram sendo feitos à medida que as </w:t>
      </w:r>
      <w:del w:id="240" w:author="Dalton Solano dos Reis" w:date="2025-06-28T20:05:00Z" w16du:dateUtc="2025-06-28T23:05:00Z">
        <w:r w:rsidDel="00FA2F07">
          <w:delText xml:space="preserve">funcionalidades </w:delText>
        </w:r>
      </w:del>
      <w:ins w:id="241" w:author="Dalton Solano dos Reis" w:date="2025-06-28T20:05:00Z" w16du:dateUtc="2025-06-28T23:05:00Z">
        <w:r w:rsidR="00FA2F07">
          <w:t>rotinas de código</w:t>
        </w:r>
        <w:r w:rsidR="00FA2F07">
          <w:t xml:space="preserve"> </w:t>
        </w:r>
      </w:ins>
      <w:r>
        <w:t>foram sendo implementadas, assim uma nova funcionalidade exigia um novo teste de contexto. Assim facilitando a percepção de como cada novo aspecto do jogo impacta o usuário e como ela interage com os outros sistemas já implementados, também auxiliando a identificação e correção de algum novo erro gerado com essa implementação.</w:t>
      </w:r>
    </w:p>
    <w:p w14:paraId="5352B506" w14:textId="518716BE" w:rsidR="00FC7AC7" w:rsidRDefault="00707CFC" w:rsidP="00707CFC">
      <w:pPr>
        <w:pStyle w:val="TF-TEXTO"/>
      </w:pPr>
      <w:r>
        <w:t xml:space="preserve">Dessa maneira o jogo </w:t>
      </w:r>
      <w:ins w:id="242" w:author="Dalton Solano dos Reis" w:date="2025-06-28T20:06:00Z" w16du:dateUtc="2025-06-28T23:06:00Z">
        <w:r w:rsidR="00FA2F07">
          <w:t xml:space="preserve">foi desenvolvido </w:t>
        </w:r>
      </w:ins>
      <w:ins w:id="243" w:author="Dalton Solano dos Reis" w:date="2025-06-28T20:07:00Z" w16du:dateUtc="2025-06-28T23:07:00Z">
        <w:r w:rsidR="00FA2F07">
          <w:t xml:space="preserve">usando </w:t>
        </w:r>
      </w:ins>
      <w:del w:id="244" w:author="Dalton Solano dos Reis" w:date="2025-06-28T20:07:00Z" w16du:dateUtc="2025-06-28T23:07:00Z">
        <w:r w:rsidDel="00FA2F07">
          <w:delText>sobre um</w:delText>
        </w:r>
      </w:del>
      <w:ins w:id="245" w:author="Dalton Solano dos Reis" w:date="2025-06-28T20:07:00Z" w16du:dateUtc="2025-06-28T23:07:00Z">
        <w:r w:rsidR="00FA2F07">
          <w:t>o</w:t>
        </w:r>
      </w:ins>
      <w:r>
        <w:t xml:space="preserve"> ciclo de pegar um requisito funcional, implementa</w:t>
      </w:r>
      <w:r w:rsidR="00FC7AC7">
        <w:t xml:space="preserve">r e testar todos os passos seguidos de uma análise do código para manter a qualidade do código. </w:t>
      </w:r>
      <w:ins w:id="246" w:author="Dalton Solano dos Reis" w:date="2025-06-28T20:07:00Z" w16du:dateUtc="2025-06-28T23:07:00Z">
        <w:r w:rsidR="00FA2F07">
          <w:t xml:space="preserve">Durante o desenvolvimento apareceram </w:t>
        </w:r>
      </w:ins>
      <w:del w:id="247" w:author="Dalton Solano dos Reis" w:date="2025-06-28T20:07:00Z" w16du:dateUtc="2025-06-28T23:07:00Z">
        <w:r w:rsidR="00FC7AC7" w:rsidDel="00FA2F07">
          <w:delText xml:space="preserve">Ocorreu </w:delText>
        </w:r>
      </w:del>
      <w:r w:rsidR="00FC7AC7">
        <w:t xml:space="preserve">alguns </w:t>
      </w:r>
      <w:del w:id="248" w:author="Dalton Solano dos Reis" w:date="2025-06-28T20:07:00Z" w16du:dateUtc="2025-06-28T23:07:00Z">
        <w:r w:rsidR="00FC7AC7" w:rsidDel="00FA2F07">
          <w:delText xml:space="preserve">vislumbres de </w:delText>
        </w:r>
      </w:del>
      <w:r w:rsidR="00FC7AC7">
        <w:t xml:space="preserve">novos requisitos, </w:t>
      </w:r>
      <w:ins w:id="249" w:author="Dalton Solano dos Reis" w:date="2025-06-28T20:08:00Z" w16du:dateUtc="2025-06-28T23:08:00Z">
        <w:r w:rsidR="00FA2F07">
          <w:t xml:space="preserve">e </w:t>
        </w:r>
      </w:ins>
      <w:r w:rsidR="00FC7AC7">
        <w:t xml:space="preserve">nesses casos </w:t>
      </w:r>
      <w:ins w:id="250" w:author="Dalton Solano dos Reis" w:date="2025-06-28T20:08:00Z" w16du:dateUtc="2025-06-28T23:08:00Z">
        <w:r w:rsidR="00FA2F07">
          <w:t xml:space="preserve">se </w:t>
        </w:r>
      </w:ins>
      <w:r w:rsidR="00FC7AC7">
        <w:t xml:space="preserve">observou </w:t>
      </w:r>
      <w:del w:id="251" w:author="Dalton Solano dos Reis" w:date="2025-06-28T20:08:00Z" w16du:dateUtc="2025-06-28T23:08:00Z">
        <w:r w:rsidR="00FC7AC7" w:rsidDel="00FA2F07">
          <w:delText xml:space="preserve">se </w:delText>
        </w:r>
      </w:del>
      <w:r w:rsidR="00FC7AC7">
        <w:t xml:space="preserve">não deixava o contexto original e se adicionou ou não nos requisitos. </w:t>
      </w:r>
      <w:commentRangeStart w:id="252"/>
      <w:r w:rsidR="00FC7AC7">
        <w:t xml:space="preserve">O mesmo aconteceu </w:t>
      </w:r>
      <w:commentRangeEnd w:id="252"/>
      <w:r w:rsidR="00735354">
        <w:rPr>
          <w:rStyle w:val="Refdecomentrio"/>
        </w:rPr>
        <w:commentReference w:id="252"/>
      </w:r>
      <w:r w:rsidR="00FC7AC7">
        <w:t>com requisitos propostos originalmente</w:t>
      </w:r>
      <w:ins w:id="253" w:author="Dalton Solano dos Reis" w:date="2025-06-28T20:18:00Z" w16du:dateUtc="2025-06-28T23:18:00Z">
        <w:r w:rsidR="00735354">
          <w:t xml:space="preserve">, onde foi observado </w:t>
        </w:r>
      </w:ins>
      <w:del w:id="254" w:author="Dalton Solano dos Reis" w:date="2025-06-28T20:18:00Z" w16du:dateUtc="2025-06-28T23:18:00Z">
        <w:r w:rsidR="00FC7AC7" w:rsidDel="00735354">
          <w:delText xml:space="preserve"> </w:delText>
        </w:r>
      </w:del>
      <w:r w:rsidR="00FC7AC7">
        <w:t>se deveriam ser ou não mantidos até o fim do projeto.</w:t>
      </w:r>
      <w:del w:id="255" w:author="Dalton Solano dos Reis" w:date="2025-06-28T20:18:00Z" w16du:dateUtc="2025-06-28T23:18:00Z">
        <w:r w:rsidR="00FC7AC7" w:rsidDel="00735354">
          <w:delText xml:space="preserve"> Este ciclo continuou até o final do projeto.</w:delText>
        </w:r>
      </w:del>
    </w:p>
    <w:p w14:paraId="3C4535E5" w14:textId="1325EFDB" w:rsidR="00587C92" w:rsidRDefault="00FC7AC7" w:rsidP="00CD1D64">
      <w:pPr>
        <w:pStyle w:val="TF-TEXTO"/>
      </w:pPr>
      <w:r>
        <w:t xml:space="preserve">O projeto iniciou com o objetivo de usar apenas o Quest 2, porém conforme o avanço do projeto, foi </w:t>
      </w:r>
      <w:del w:id="256" w:author="Dalton Solano dos Reis" w:date="2025-06-28T20:20:00Z" w16du:dateUtc="2025-06-28T23:20:00Z">
        <w:r w:rsidDel="00735354">
          <w:delText xml:space="preserve">visitada </w:delText>
        </w:r>
      </w:del>
      <w:ins w:id="257" w:author="Dalton Solano dos Reis" w:date="2025-06-28T20:20:00Z" w16du:dateUtc="2025-06-28T23:20:00Z">
        <w:r w:rsidR="00735354">
          <w:t xml:space="preserve">pensado </w:t>
        </w:r>
      </w:ins>
      <w:del w:id="258" w:author="Dalton Solano dos Reis" w:date="2025-06-28T20:20:00Z" w16du:dateUtc="2025-06-28T23:20:00Z">
        <w:r w:rsidDel="00735354">
          <w:delText>a ideia de</w:delText>
        </w:r>
      </w:del>
      <w:ins w:id="259" w:author="Dalton Solano dos Reis" w:date="2025-06-28T20:20:00Z" w16du:dateUtc="2025-06-28T23:20:00Z">
        <w:r w:rsidR="00735354">
          <w:t>em</w:t>
        </w:r>
      </w:ins>
      <w:r>
        <w:t xml:space="preserve"> utilizar os periféricos de volante, pedais e marchas para aumentar a imersão. A adição desse </w:t>
      </w:r>
      <w:del w:id="260" w:author="Dalton Solano dos Reis" w:date="2025-06-28T20:20:00Z" w16du:dateUtc="2025-06-28T23:20:00Z">
        <w:r w:rsidDel="00735354">
          <w:delText xml:space="preserve">kit </w:delText>
        </w:r>
      </w:del>
      <w:ins w:id="261" w:author="Dalton Solano dos Reis" w:date="2025-06-28T20:20:00Z" w16du:dateUtc="2025-06-28T23:20:00Z">
        <w:r w:rsidR="00735354">
          <w:t>desses periféricos</w:t>
        </w:r>
        <w:r w:rsidR="00735354">
          <w:t xml:space="preserve"> </w:t>
        </w:r>
      </w:ins>
      <w:r>
        <w:t>obrigou a mudança de alguns requisitos do jogo</w:t>
      </w:r>
      <w:r w:rsidR="003C3351">
        <w:t xml:space="preserve">, deixando de lado a ideia de apenas ligar o Quest 2 e jogar. A ideia seria ligar </w:t>
      </w:r>
      <w:del w:id="262" w:author="Dalton Solano dos Reis" w:date="2025-06-28T20:21:00Z" w16du:dateUtc="2025-06-28T23:21:00Z">
        <w:r w:rsidR="003C3351" w:rsidDel="00735354">
          <w:delText>o kit no</w:delText>
        </w:r>
      </w:del>
      <w:ins w:id="263" w:author="Dalton Solano dos Reis" w:date="2025-06-28T20:21:00Z" w16du:dateUtc="2025-06-28T23:21:00Z">
        <w:r w:rsidR="00735354">
          <w:t>os periféricos</w:t>
        </w:r>
      </w:ins>
      <w:r w:rsidR="003C3351">
        <w:t xml:space="preserve"> diretamente no Quest 2, porém como diz a própria Meta (2024) se referindo a essa possibilidade, “Gostaríamos que você soubesse que essa não é hoje uma opção”. Essa informação obrigou a utilização de um computador como uma ponte de comunicação entre os dispositivos</w:t>
      </w:r>
      <w:ins w:id="264" w:author="Dalton Solano dos Reis" w:date="2025-06-28T20:22:00Z" w16du:dateUtc="2025-06-28T23:22:00Z">
        <w:r w:rsidR="00735354">
          <w:t xml:space="preserve"> (como pode ser visto na Figura 6)</w:t>
        </w:r>
      </w:ins>
      <w:r w:rsidR="003C3351">
        <w:t>.</w:t>
      </w:r>
    </w:p>
    <w:p w14:paraId="05B531D6" w14:textId="476AB846" w:rsidR="00707CFC" w:rsidRPr="00F36C2A" w:rsidRDefault="00707CFC" w:rsidP="00707CFC">
      <w:pPr>
        <w:pStyle w:val="Ttulo2"/>
      </w:pPr>
      <w:commentRangeStart w:id="265"/>
      <w:r>
        <w:t>TESTES Com usuários</w:t>
      </w:r>
      <w:commentRangeEnd w:id="265"/>
      <w:r w:rsidR="00E8307A">
        <w:rPr>
          <w:rStyle w:val="Refdecomentrio"/>
          <w:caps w:val="0"/>
          <w:color w:val="auto"/>
        </w:rPr>
        <w:commentReference w:id="265"/>
      </w:r>
    </w:p>
    <w:p w14:paraId="4CE224C9" w14:textId="7F45A0CE" w:rsidR="00707CFC" w:rsidRDefault="00587C92" w:rsidP="001B2F1E">
      <w:pPr>
        <w:pStyle w:val="TF-TEXTO"/>
      </w:pPr>
      <w:commentRangeStart w:id="266"/>
      <w:r w:rsidRPr="00735354">
        <w:rPr>
          <w:highlight w:val="yellow"/>
          <w:rPrChange w:id="267" w:author="Dalton Solano dos Reis" w:date="2025-06-28T20:24:00Z" w16du:dateUtc="2025-06-28T23:24:00Z">
            <w:rPr/>
          </w:rPrChange>
        </w:rPr>
        <w:t xml:space="preserve">Após o desenvolvimento </w:t>
      </w:r>
      <w:commentRangeEnd w:id="266"/>
      <w:r w:rsidR="00735354">
        <w:rPr>
          <w:rStyle w:val="Refdecomentrio"/>
        </w:rPr>
        <w:commentReference w:id="266"/>
      </w:r>
      <w:r w:rsidRPr="00735354">
        <w:rPr>
          <w:highlight w:val="yellow"/>
          <w:rPrChange w:id="268" w:author="Dalton Solano dos Reis" w:date="2025-06-28T20:24:00Z" w16du:dateUtc="2025-06-28T23:24:00Z">
            <w:rPr/>
          </w:rPrChange>
        </w:rPr>
        <w:t xml:space="preserve">do </w:t>
      </w:r>
      <w:commentRangeStart w:id="269"/>
      <w:r w:rsidRPr="00735354">
        <w:rPr>
          <w:highlight w:val="yellow"/>
          <w:rPrChange w:id="270" w:author="Dalton Solano dos Reis" w:date="2025-06-28T20:24:00Z" w16du:dateUtc="2025-06-28T23:24:00Z">
            <w:rPr/>
          </w:rPrChange>
        </w:rPr>
        <w:t>jogo</w:t>
      </w:r>
      <w:commentRangeEnd w:id="269"/>
      <w:r w:rsidR="00735354" w:rsidRPr="00735354">
        <w:rPr>
          <w:rStyle w:val="Refdecomentrio"/>
          <w:highlight w:val="yellow"/>
          <w:rPrChange w:id="271" w:author="Dalton Solano dos Reis" w:date="2025-06-28T20:24:00Z" w16du:dateUtc="2025-06-28T23:24:00Z">
            <w:rPr>
              <w:rStyle w:val="Refdecomentrio"/>
            </w:rPr>
          </w:rPrChange>
        </w:rPr>
        <w:commentReference w:id="269"/>
      </w:r>
      <w:r w:rsidR="00FD71DC" w:rsidRPr="00735354">
        <w:rPr>
          <w:highlight w:val="yellow"/>
          <w:rPrChange w:id="272" w:author="Dalton Solano dos Reis" w:date="2025-06-28T20:24:00Z" w16du:dateUtc="2025-06-28T23:24:00Z">
            <w:rPr/>
          </w:rPrChange>
        </w:rPr>
        <w:t xml:space="preserve"> começou a mobilização para realizar os testes no laboratório LDTT da presente na FURB. Porém, ocorreu um imprevisto que o Quest 2 parece não conseguir mapear as mãos de um usuário no laboratório, o que impossibilita o uso do jogo. Esse problema foi testado e comprovado com dois Quest 2, retirando várias pessoas que poderiam testar o jogo. Com o objetivo de ter ao menos alguns testadores, o equipamento voltou para a minha residência e foram chamados alguns amigos para testar e recolher dados do jogo.</w:t>
      </w:r>
    </w:p>
    <w:p w14:paraId="6F52F4AF" w14:textId="07B7C25A" w:rsidR="00CB6C73" w:rsidRDefault="00CB6C73" w:rsidP="001B2F1E">
      <w:pPr>
        <w:pStyle w:val="TF-TEXTO"/>
        <w:rPr>
          <w:ins w:id="273" w:author="Dalton Solano dos Reis" w:date="2025-06-28T20:26:00Z" w16du:dateUtc="2025-06-28T23:26:00Z"/>
        </w:rPr>
      </w:pPr>
      <w:ins w:id="274" w:author="Dalton Solano dos Reis" w:date="2025-06-28T20:26:00Z" w16du:dateUtc="2025-06-28T23:26:00Z">
        <w:r w:rsidRPr="00CB6C73">
          <w:rPr>
            <w:highlight w:val="red"/>
            <w:rPrChange w:id="275" w:author="Dalton Solano dos Reis" w:date="2025-06-28T20:26:00Z" w16du:dateUtc="2025-06-28T23:26:00Z">
              <w:rPr/>
            </w:rPrChange>
          </w:rPr>
          <w:t>Primero tens que mencionar quanto participaram dos testes.</w:t>
        </w:r>
      </w:ins>
    </w:p>
    <w:p w14:paraId="425975DB" w14:textId="1B3D36A9" w:rsidR="00CD1D64" w:rsidRDefault="00CD1D64" w:rsidP="001B2F1E">
      <w:pPr>
        <w:pStyle w:val="TF-TEXTO"/>
      </w:pPr>
      <w:del w:id="276" w:author="Dalton Solano dos Reis" w:date="2025-06-28T20:27:00Z" w16du:dateUtc="2025-06-28T23:27:00Z">
        <w:r w:rsidDel="00CB6C73">
          <w:delText xml:space="preserve">Como demonstrado no </w:delText>
        </w:r>
      </w:del>
      <w:ins w:id="277" w:author="Dalton Solano dos Reis" w:date="2025-06-28T20:27:00Z" w16du:dateUtc="2025-06-28T23:27:00Z">
        <w:r w:rsidR="00CB6C73">
          <w:t xml:space="preserve">O </w:t>
        </w:r>
      </w:ins>
      <w:r>
        <w:t xml:space="preserve">Quadro </w:t>
      </w:r>
      <w:r w:rsidR="00C56D5E">
        <w:t>7</w:t>
      </w:r>
      <w:r>
        <w:t xml:space="preserve"> </w:t>
      </w:r>
      <w:ins w:id="278" w:author="Dalton Solano dos Reis" w:date="2025-06-28T20:27:00Z" w16du:dateUtc="2025-06-28T23:27:00Z">
        <w:r w:rsidR="00CB6C73">
          <w:t>demonstra o perfil dos usuários</w:t>
        </w:r>
      </w:ins>
      <w:del w:id="279" w:author="Dalton Solano dos Reis" w:date="2025-06-28T20:27:00Z" w16du:dateUtc="2025-06-28T23:27:00Z">
        <w:r w:rsidDel="00CB6C73">
          <w:delText xml:space="preserve">a ideia dos participantes é ampla. </w:delText>
        </w:r>
      </w:del>
      <w:ins w:id="280" w:author="Dalton Solano dos Reis" w:date="2025-06-28T20:27:00Z" w16du:dateUtc="2025-06-28T23:27:00Z">
        <w:r w:rsidR="00CB6C73">
          <w:t xml:space="preserve">, </w:t>
        </w:r>
      </w:ins>
      <w:del w:id="281" w:author="Dalton Solano dos Reis" w:date="2025-06-28T20:27:00Z" w16du:dateUtc="2025-06-28T23:27:00Z">
        <w:r w:rsidDel="00CB6C73">
          <w:delText>Todos o</w:delText>
        </w:r>
      </w:del>
      <w:ins w:id="282" w:author="Dalton Solano dos Reis" w:date="2025-06-28T20:27:00Z" w16du:dateUtc="2025-06-28T23:27:00Z">
        <w:r w:rsidR="00CB6C73">
          <w:t xml:space="preserve">e </w:t>
        </w:r>
      </w:ins>
      <w:del w:id="283" w:author="Dalton Solano dos Reis" w:date="2025-06-28T20:28:00Z" w16du:dateUtc="2025-06-28T23:28:00Z">
        <w:r w:rsidDel="00CB6C73">
          <w:delText xml:space="preserve">s </w:delText>
        </w:r>
      </w:del>
      <w:ins w:id="284" w:author="Dalton Solano dos Reis" w:date="2025-06-28T20:28:00Z" w16du:dateUtc="2025-06-28T23:28:00Z">
        <w:r w:rsidR="00CB6C73">
          <w:t xml:space="preserve">menciona que todos os </w:t>
        </w:r>
      </w:ins>
      <w:r>
        <w:t xml:space="preserve">envolvidos já utilizaram pelo menos alguma vez </w:t>
      </w:r>
      <w:r w:rsidR="00BE5F49">
        <w:t>um óculo</w:t>
      </w:r>
      <w:r>
        <w:t xml:space="preserve"> </w:t>
      </w:r>
      <w:r w:rsidR="00BE5F49">
        <w:t>de realidade virtual</w:t>
      </w:r>
      <w:ins w:id="285" w:author="Dalton Solano dos Reis" w:date="2025-06-28T20:28:00Z" w16du:dateUtc="2025-06-28T23:28:00Z">
        <w:r w:rsidR="00CB6C73">
          <w:t>, e</w:t>
        </w:r>
      </w:ins>
      <w:r w:rsidR="00BE5F49">
        <w:t xml:space="preserve"> com 66% tendo utilizado em jogos com movimentação. Além disso </w:t>
      </w:r>
      <w:del w:id="286" w:author="Dalton Solano dos Reis" w:date="2025-06-28T20:28:00Z" w16du:dateUtc="2025-06-28T23:28:00Z">
        <w:r w:rsidR="00BE5F49" w:rsidDel="00CB6C73">
          <w:delText>83% dos participantes tem</w:delText>
        </w:r>
      </w:del>
      <w:ins w:id="287" w:author="Dalton Solano dos Reis" w:date="2025-06-28T20:28:00Z" w16du:dateUtc="2025-06-28T23:28:00Z">
        <w:r w:rsidR="00CB6C73">
          <w:t>83% dos usuários têm</w:t>
        </w:r>
      </w:ins>
      <w:r w:rsidR="00BE5F49">
        <w:t xml:space="preserve"> </w:t>
      </w:r>
      <w:ins w:id="288" w:author="Dalton Solano dos Reis" w:date="2025-06-28T20:29:00Z" w16du:dateUtc="2025-06-28T23:29:00Z">
        <w:r w:rsidR="00CB6C73" w:rsidRPr="00CB6C73">
          <w:t>Carteira Nacional de Habilitação</w:t>
        </w:r>
        <w:r w:rsidR="00CB6C73" w:rsidRPr="00CB6C73">
          <w:t xml:space="preserve"> </w:t>
        </w:r>
        <w:r w:rsidR="00CB6C73">
          <w:t>(</w:t>
        </w:r>
      </w:ins>
      <w:r w:rsidR="00BE5F49">
        <w:t>CNH</w:t>
      </w:r>
      <w:ins w:id="289" w:author="Dalton Solano dos Reis" w:date="2025-06-28T20:29:00Z" w16du:dateUtc="2025-06-28T23:29:00Z">
        <w:r w:rsidR="00CB6C73">
          <w:t>)</w:t>
        </w:r>
      </w:ins>
      <w:r w:rsidR="00BE5F49">
        <w:t xml:space="preserve"> e dirige mais de 2 vezes por semana, </w:t>
      </w:r>
      <w:ins w:id="290" w:author="Dalton Solano dos Reis" w:date="2025-06-28T20:29:00Z" w16du:dateUtc="2025-06-28T23:29:00Z">
        <w:r w:rsidR="00CB6C73">
          <w:t>o represe</w:t>
        </w:r>
      </w:ins>
      <w:ins w:id="291" w:author="Dalton Solano dos Reis" w:date="2025-06-28T20:30:00Z" w16du:dateUtc="2025-06-28T23:30:00Z">
        <w:r w:rsidR="00CB6C73">
          <w:t xml:space="preserve">nta </w:t>
        </w:r>
      </w:ins>
      <w:r w:rsidR="00BE5F49">
        <w:t>um público que dirige diariamente e está acostumado a dirigir.</w:t>
      </w:r>
    </w:p>
    <w:p w14:paraId="0E55AA4C" w14:textId="129BC13E" w:rsidR="00CD1D64" w:rsidRDefault="00CD1D64" w:rsidP="00CD1D64">
      <w:pPr>
        <w:pStyle w:val="TF-LEGENDA"/>
      </w:pPr>
      <w:r>
        <w:t xml:space="preserve">Quadro </w:t>
      </w:r>
      <w:r w:rsidR="00C56D5E">
        <w:t>7</w:t>
      </w:r>
      <w:r>
        <w:t xml:space="preserve"> – Perfil dos usuários</w:t>
      </w:r>
    </w:p>
    <w:tbl>
      <w:tblPr>
        <w:tblStyle w:val="Tabelacomgrade"/>
        <w:tblW w:w="0" w:type="auto"/>
        <w:tblLook w:val="04A0" w:firstRow="1" w:lastRow="0" w:firstColumn="1" w:lastColumn="0" w:noHBand="0" w:noVBand="1"/>
      </w:tblPr>
      <w:tblGrid>
        <w:gridCol w:w="3209"/>
        <w:gridCol w:w="5273"/>
        <w:gridCol w:w="1147"/>
      </w:tblGrid>
      <w:tr w:rsidR="00CD1D64" w:rsidRPr="00CB6C73" w14:paraId="56E76363" w14:textId="77777777" w:rsidTr="00F0161F">
        <w:tc>
          <w:tcPr>
            <w:tcW w:w="3209" w:type="dxa"/>
          </w:tcPr>
          <w:p w14:paraId="0772E2D4" w14:textId="77777777" w:rsidR="00CD1D64" w:rsidRPr="00CB6C73" w:rsidRDefault="00CD1D64" w:rsidP="00F0161F">
            <w:pPr>
              <w:pStyle w:val="TF-TEXTO-QUADRO"/>
              <w:rPr>
                <w:b/>
                <w:bCs/>
                <w:sz w:val="18"/>
                <w:szCs w:val="18"/>
                <w:rPrChange w:id="292" w:author="Dalton Solano dos Reis" w:date="2025-06-28T20:31:00Z" w16du:dateUtc="2025-06-28T23:31:00Z">
                  <w:rPr>
                    <w:b/>
                    <w:bCs/>
                  </w:rPr>
                </w:rPrChange>
              </w:rPr>
            </w:pPr>
            <w:r w:rsidRPr="00CB6C73">
              <w:rPr>
                <w:b/>
                <w:bCs/>
                <w:sz w:val="18"/>
                <w:szCs w:val="18"/>
                <w:rPrChange w:id="293" w:author="Dalton Solano dos Reis" w:date="2025-06-28T20:31:00Z" w16du:dateUtc="2025-06-28T23:31:00Z">
                  <w:rPr>
                    <w:b/>
                    <w:bCs/>
                  </w:rPr>
                </w:rPrChange>
              </w:rPr>
              <w:t>Pergunta</w:t>
            </w:r>
          </w:p>
        </w:tc>
        <w:tc>
          <w:tcPr>
            <w:tcW w:w="5273" w:type="dxa"/>
          </w:tcPr>
          <w:p w14:paraId="5D74A1DA" w14:textId="77777777" w:rsidR="00CD1D64" w:rsidRPr="00CB6C73" w:rsidRDefault="00CD1D64" w:rsidP="00F0161F">
            <w:pPr>
              <w:pStyle w:val="TF-TEXTO-QUADRO"/>
              <w:rPr>
                <w:b/>
                <w:bCs/>
                <w:sz w:val="18"/>
                <w:szCs w:val="18"/>
                <w:rPrChange w:id="294" w:author="Dalton Solano dos Reis" w:date="2025-06-28T20:31:00Z" w16du:dateUtc="2025-06-28T23:31:00Z">
                  <w:rPr>
                    <w:b/>
                    <w:bCs/>
                  </w:rPr>
                </w:rPrChange>
              </w:rPr>
            </w:pPr>
            <w:r w:rsidRPr="00CB6C73">
              <w:rPr>
                <w:b/>
                <w:bCs/>
                <w:sz w:val="18"/>
                <w:szCs w:val="18"/>
                <w:rPrChange w:id="295" w:author="Dalton Solano dos Reis" w:date="2025-06-28T20:31:00Z" w16du:dateUtc="2025-06-28T23:31:00Z">
                  <w:rPr>
                    <w:b/>
                    <w:bCs/>
                  </w:rPr>
                </w:rPrChange>
              </w:rPr>
              <w:t>Resposta</w:t>
            </w:r>
          </w:p>
        </w:tc>
        <w:tc>
          <w:tcPr>
            <w:tcW w:w="1147" w:type="dxa"/>
          </w:tcPr>
          <w:p w14:paraId="5E7202EF" w14:textId="77777777" w:rsidR="00CD1D64" w:rsidRPr="00CB6C73" w:rsidRDefault="00CD1D64" w:rsidP="00F0161F">
            <w:pPr>
              <w:pStyle w:val="TF-TEXTO-QUADRO"/>
              <w:rPr>
                <w:b/>
                <w:bCs/>
                <w:sz w:val="18"/>
                <w:szCs w:val="18"/>
                <w:rPrChange w:id="296" w:author="Dalton Solano dos Reis" w:date="2025-06-28T20:31:00Z" w16du:dateUtc="2025-06-28T23:31:00Z">
                  <w:rPr>
                    <w:b/>
                    <w:bCs/>
                  </w:rPr>
                </w:rPrChange>
              </w:rPr>
            </w:pPr>
            <w:r w:rsidRPr="00CB6C73">
              <w:rPr>
                <w:b/>
                <w:bCs/>
                <w:sz w:val="18"/>
                <w:szCs w:val="18"/>
                <w:rPrChange w:id="297" w:author="Dalton Solano dos Reis" w:date="2025-06-28T20:31:00Z" w16du:dateUtc="2025-06-28T23:31:00Z">
                  <w:rPr>
                    <w:b/>
                    <w:bCs/>
                  </w:rPr>
                </w:rPrChange>
              </w:rPr>
              <w:t>Quantidade</w:t>
            </w:r>
          </w:p>
        </w:tc>
      </w:tr>
      <w:tr w:rsidR="00CD1D64" w:rsidRPr="00CB6C73" w14:paraId="03B157F1" w14:textId="77777777" w:rsidTr="00F0161F">
        <w:tc>
          <w:tcPr>
            <w:tcW w:w="3209" w:type="dxa"/>
          </w:tcPr>
          <w:p w14:paraId="05DCC1A2" w14:textId="77777777" w:rsidR="00CD1D64" w:rsidRPr="00CB6C73" w:rsidRDefault="00CD1D64" w:rsidP="00F0161F">
            <w:pPr>
              <w:pStyle w:val="TF-TEXTO-QUADRO"/>
              <w:rPr>
                <w:sz w:val="18"/>
                <w:szCs w:val="18"/>
                <w:rPrChange w:id="298" w:author="Dalton Solano dos Reis" w:date="2025-06-28T20:31:00Z" w16du:dateUtc="2025-06-28T23:31:00Z">
                  <w:rPr/>
                </w:rPrChange>
              </w:rPr>
            </w:pPr>
            <w:r w:rsidRPr="00CB6C73">
              <w:rPr>
                <w:sz w:val="18"/>
                <w:szCs w:val="18"/>
                <w:rPrChange w:id="299" w:author="Dalton Solano dos Reis" w:date="2025-06-28T20:31:00Z" w16du:dateUtc="2025-06-28T23:31:00Z">
                  <w:rPr/>
                </w:rPrChange>
              </w:rPr>
              <w:t>Idade</w:t>
            </w:r>
          </w:p>
        </w:tc>
        <w:tc>
          <w:tcPr>
            <w:tcW w:w="5273" w:type="dxa"/>
          </w:tcPr>
          <w:p w14:paraId="79BD7B22" w14:textId="5C48039B" w:rsidR="00CD1D64" w:rsidRPr="00CB6C73" w:rsidRDefault="00CD1D64" w:rsidP="00CD1D64">
            <w:pPr>
              <w:pStyle w:val="TF-TEXTO-QUADRO"/>
              <w:rPr>
                <w:sz w:val="18"/>
                <w:szCs w:val="18"/>
                <w:rPrChange w:id="300" w:author="Dalton Solano dos Reis" w:date="2025-06-28T20:31:00Z" w16du:dateUtc="2025-06-28T23:31:00Z">
                  <w:rPr/>
                </w:rPrChange>
              </w:rPr>
            </w:pPr>
            <w:r w:rsidRPr="00CB6C73">
              <w:rPr>
                <w:sz w:val="18"/>
                <w:szCs w:val="18"/>
                <w:rPrChange w:id="301" w:author="Dalton Solano dos Reis" w:date="2025-06-28T20:31:00Z" w16du:dateUtc="2025-06-28T23:31:00Z">
                  <w:rPr/>
                </w:rPrChange>
              </w:rPr>
              <w:t xml:space="preserve">Tenho entre 16 </w:t>
            </w:r>
            <w:del w:id="302" w:author="Dalton Solano dos Reis" w:date="2025-06-28T20:30:00Z" w16du:dateUtc="2025-06-28T23:30:00Z">
              <w:r w:rsidRPr="00CB6C73" w:rsidDel="00CB6C73">
                <w:rPr>
                  <w:sz w:val="18"/>
                  <w:szCs w:val="18"/>
                  <w:rPrChange w:id="303" w:author="Dalton Solano dos Reis" w:date="2025-06-28T20:31:00Z" w16du:dateUtc="2025-06-28T23:31:00Z">
                    <w:rPr/>
                  </w:rPrChange>
                </w:rPr>
                <w:delText>a</w:delText>
              </w:r>
            </w:del>
            <w:ins w:id="304" w:author="Dalton Solano dos Reis" w:date="2025-06-28T20:30:00Z" w16du:dateUtc="2025-06-28T23:30:00Z">
              <w:r w:rsidR="00CB6C73" w:rsidRPr="00CB6C73">
                <w:rPr>
                  <w:sz w:val="18"/>
                  <w:szCs w:val="18"/>
                  <w:rPrChange w:id="305" w:author="Dalton Solano dos Reis" w:date="2025-06-28T20:31:00Z" w16du:dateUtc="2025-06-28T23:31:00Z">
                    <w:rPr/>
                  </w:rPrChange>
                </w:rPr>
                <w:t>à</w:t>
              </w:r>
            </w:ins>
            <w:r w:rsidRPr="00CB6C73">
              <w:rPr>
                <w:sz w:val="18"/>
                <w:szCs w:val="18"/>
                <w:rPrChange w:id="306" w:author="Dalton Solano dos Reis" w:date="2025-06-28T20:31:00Z" w16du:dateUtc="2025-06-28T23:31:00Z">
                  <w:rPr/>
                </w:rPrChange>
              </w:rPr>
              <w:t xml:space="preserve"> 20 anos</w:t>
            </w:r>
          </w:p>
          <w:p w14:paraId="164F9638" w14:textId="13595419" w:rsidR="00CD1D64" w:rsidRPr="00CB6C73" w:rsidRDefault="00CD1D64" w:rsidP="00CD1D64">
            <w:pPr>
              <w:pStyle w:val="TF-TEXTO-QUADRO"/>
              <w:rPr>
                <w:sz w:val="18"/>
                <w:szCs w:val="18"/>
                <w:rPrChange w:id="307" w:author="Dalton Solano dos Reis" w:date="2025-06-28T20:31:00Z" w16du:dateUtc="2025-06-28T23:31:00Z">
                  <w:rPr/>
                </w:rPrChange>
              </w:rPr>
            </w:pPr>
            <w:r w:rsidRPr="00CB6C73">
              <w:rPr>
                <w:sz w:val="18"/>
                <w:szCs w:val="18"/>
                <w:rPrChange w:id="308" w:author="Dalton Solano dos Reis" w:date="2025-06-28T20:31:00Z" w16du:dateUtc="2025-06-28T23:31:00Z">
                  <w:rPr/>
                </w:rPrChange>
              </w:rPr>
              <w:t xml:space="preserve">Tenho entre 21 </w:t>
            </w:r>
            <w:del w:id="309" w:author="Dalton Solano dos Reis" w:date="2025-06-28T20:30:00Z" w16du:dateUtc="2025-06-28T23:30:00Z">
              <w:r w:rsidRPr="00CB6C73" w:rsidDel="00CB6C73">
                <w:rPr>
                  <w:sz w:val="18"/>
                  <w:szCs w:val="18"/>
                  <w:rPrChange w:id="310" w:author="Dalton Solano dos Reis" w:date="2025-06-28T20:31:00Z" w16du:dateUtc="2025-06-28T23:31:00Z">
                    <w:rPr/>
                  </w:rPrChange>
                </w:rPr>
                <w:delText>a</w:delText>
              </w:r>
            </w:del>
            <w:proofErr w:type="gramStart"/>
            <w:ins w:id="311" w:author="Dalton Solano dos Reis" w:date="2025-06-28T20:30:00Z" w16du:dateUtc="2025-06-28T23:30:00Z">
              <w:r w:rsidR="00CB6C73" w:rsidRPr="00CB6C73">
                <w:rPr>
                  <w:sz w:val="18"/>
                  <w:szCs w:val="18"/>
                  <w:rPrChange w:id="312" w:author="Dalton Solano dos Reis" w:date="2025-06-28T20:31:00Z" w16du:dateUtc="2025-06-28T23:31:00Z">
                    <w:rPr/>
                  </w:rPrChange>
                </w:rPr>
                <w:t>à</w:t>
              </w:r>
            </w:ins>
            <w:proofErr w:type="gramEnd"/>
            <w:r w:rsidRPr="00CB6C73">
              <w:rPr>
                <w:sz w:val="18"/>
                <w:szCs w:val="18"/>
                <w:rPrChange w:id="313" w:author="Dalton Solano dos Reis" w:date="2025-06-28T20:31:00Z" w16du:dateUtc="2025-06-28T23:31:00Z">
                  <w:rPr/>
                </w:rPrChange>
              </w:rPr>
              <w:t xml:space="preserve"> 25 anos</w:t>
            </w:r>
            <w:r w:rsidRPr="00CB6C73">
              <w:rPr>
                <w:sz w:val="18"/>
                <w:szCs w:val="18"/>
                <w:rPrChange w:id="314" w:author="Dalton Solano dos Reis" w:date="2025-06-28T20:31:00Z" w16du:dateUtc="2025-06-28T23:31:00Z">
                  <w:rPr/>
                </w:rPrChange>
              </w:rPr>
              <w:br/>
              <w:t>Tenho mais de 30 anos</w:t>
            </w:r>
          </w:p>
        </w:tc>
        <w:tc>
          <w:tcPr>
            <w:tcW w:w="1147" w:type="dxa"/>
          </w:tcPr>
          <w:p w14:paraId="0642987C" w14:textId="7E771081" w:rsidR="00CD1D64" w:rsidRPr="00CB6C73" w:rsidRDefault="00CD1D64" w:rsidP="00F31592">
            <w:pPr>
              <w:pStyle w:val="TF-TEXTO-QUADRO"/>
              <w:jc w:val="right"/>
              <w:rPr>
                <w:sz w:val="18"/>
                <w:szCs w:val="18"/>
                <w:rPrChange w:id="315" w:author="Dalton Solano dos Reis" w:date="2025-06-28T20:31:00Z" w16du:dateUtc="2025-06-28T23:31:00Z">
                  <w:rPr/>
                </w:rPrChange>
              </w:rPr>
              <w:pPrChange w:id="316" w:author="Dalton Solano dos Reis" w:date="2025-06-28T20:52:00Z" w16du:dateUtc="2025-06-28T23:52:00Z">
                <w:pPr>
                  <w:pStyle w:val="TF-TEXTO-QUADRO"/>
                </w:pPr>
              </w:pPrChange>
            </w:pPr>
            <w:r w:rsidRPr="00CB6C73">
              <w:rPr>
                <w:sz w:val="18"/>
                <w:szCs w:val="18"/>
                <w:rPrChange w:id="317" w:author="Dalton Solano dos Reis" w:date="2025-06-28T20:31:00Z" w16du:dateUtc="2025-06-28T23:31:00Z">
                  <w:rPr/>
                </w:rPrChange>
              </w:rPr>
              <w:t>16</w:t>
            </w:r>
            <w:ins w:id="318" w:author="Dalton Solano dos Reis" w:date="2025-06-28T20:50:00Z" w16du:dateUtc="2025-06-28T23:50:00Z">
              <w:r w:rsidR="00F31592">
                <w:rPr>
                  <w:sz w:val="18"/>
                  <w:szCs w:val="18"/>
                </w:rPr>
                <w:t>,</w:t>
              </w:r>
            </w:ins>
            <w:del w:id="319" w:author="Dalton Solano dos Reis" w:date="2025-06-28T20:50:00Z" w16du:dateUtc="2025-06-28T23:50:00Z">
              <w:r w:rsidRPr="00CB6C73" w:rsidDel="00F31592">
                <w:rPr>
                  <w:sz w:val="18"/>
                  <w:szCs w:val="18"/>
                  <w:rPrChange w:id="320" w:author="Dalton Solano dos Reis" w:date="2025-06-28T20:31:00Z" w16du:dateUtc="2025-06-28T23:31:00Z">
                    <w:rPr/>
                  </w:rPrChange>
                </w:rPr>
                <w:delText>.</w:delText>
              </w:r>
            </w:del>
            <w:r w:rsidRPr="00CB6C73">
              <w:rPr>
                <w:sz w:val="18"/>
                <w:szCs w:val="18"/>
                <w:rPrChange w:id="321" w:author="Dalton Solano dos Reis" w:date="2025-06-28T20:31:00Z" w16du:dateUtc="2025-06-28T23:31:00Z">
                  <w:rPr/>
                </w:rPrChange>
              </w:rPr>
              <w:t>67%</w:t>
            </w:r>
          </w:p>
          <w:p w14:paraId="43E0765F" w14:textId="6EEB29F8" w:rsidR="00CD1D64" w:rsidRPr="00CB6C73" w:rsidRDefault="00CD1D64" w:rsidP="00F31592">
            <w:pPr>
              <w:pStyle w:val="TF-TEXTO-QUADRO"/>
              <w:jc w:val="right"/>
              <w:rPr>
                <w:sz w:val="18"/>
                <w:szCs w:val="18"/>
                <w:rPrChange w:id="322" w:author="Dalton Solano dos Reis" w:date="2025-06-28T20:31:00Z" w16du:dateUtc="2025-06-28T23:31:00Z">
                  <w:rPr/>
                </w:rPrChange>
              </w:rPr>
              <w:pPrChange w:id="323" w:author="Dalton Solano dos Reis" w:date="2025-06-28T20:52:00Z" w16du:dateUtc="2025-06-28T23:52:00Z">
                <w:pPr>
                  <w:pStyle w:val="TF-TEXTO-QUADRO"/>
                </w:pPr>
              </w:pPrChange>
            </w:pPr>
            <w:r w:rsidRPr="00CB6C73">
              <w:rPr>
                <w:sz w:val="18"/>
                <w:szCs w:val="18"/>
                <w:rPrChange w:id="324" w:author="Dalton Solano dos Reis" w:date="2025-06-28T20:31:00Z" w16du:dateUtc="2025-06-28T23:31:00Z">
                  <w:rPr/>
                </w:rPrChange>
              </w:rPr>
              <w:t>66</w:t>
            </w:r>
            <w:ins w:id="325" w:author="Dalton Solano dos Reis" w:date="2025-06-28T20:50:00Z" w16du:dateUtc="2025-06-28T23:50:00Z">
              <w:r w:rsidR="00F31592">
                <w:rPr>
                  <w:sz w:val="18"/>
                  <w:szCs w:val="18"/>
                </w:rPr>
                <w:t>,</w:t>
              </w:r>
            </w:ins>
            <w:del w:id="326" w:author="Dalton Solano dos Reis" w:date="2025-06-28T20:50:00Z" w16du:dateUtc="2025-06-28T23:50:00Z">
              <w:r w:rsidRPr="00CB6C73" w:rsidDel="00F31592">
                <w:rPr>
                  <w:sz w:val="18"/>
                  <w:szCs w:val="18"/>
                  <w:rPrChange w:id="327" w:author="Dalton Solano dos Reis" w:date="2025-06-28T20:31:00Z" w16du:dateUtc="2025-06-28T23:31:00Z">
                    <w:rPr/>
                  </w:rPrChange>
                </w:rPr>
                <w:delText>.</w:delText>
              </w:r>
            </w:del>
            <w:r w:rsidRPr="00CB6C73">
              <w:rPr>
                <w:sz w:val="18"/>
                <w:szCs w:val="18"/>
                <w:rPrChange w:id="328" w:author="Dalton Solano dos Reis" w:date="2025-06-28T20:31:00Z" w16du:dateUtc="2025-06-28T23:31:00Z">
                  <w:rPr/>
                </w:rPrChange>
              </w:rPr>
              <w:t>67%</w:t>
            </w:r>
          </w:p>
          <w:p w14:paraId="1529E7E1" w14:textId="73E7104B" w:rsidR="00CD1D64" w:rsidRPr="00CB6C73" w:rsidRDefault="00CD1D64" w:rsidP="00F31592">
            <w:pPr>
              <w:pStyle w:val="TF-TEXTO-QUADRO"/>
              <w:jc w:val="right"/>
              <w:rPr>
                <w:sz w:val="18"/>
                <w:szCs w:val="18"/>
                <w:rPrChange w:id="329" w:author="Dalton Solano dos Reis" w:date="2025-06-28T20:31:00Z" w16du:dateUtc="2025-06-28T23:31:00Z">
                  <w:rPr/>
                </w:rPrChange>
              </w:rPr>
              <w:pPrChange w:id="330" w:author="Dalton Solano dos Reis" w:date="2025-06-28T20:52:00Z" w16du:dateUtc="2025-06-28T23:52:00Z">
                <w:pPr>
                  <w:pStyle w:val="TF-TEXTO-QUADRO"/>
                </w:pPr>
              </w:pPrChange>
            </w:pPr>
            <w:r w:rsidRPr="00CB6C73">
              <w:rPr>
                <w:sz w:val="18"/>
                <w:szCs w:val="18"/>
                <w:rPrChange w:id="331" w:author="Dalton Solano dos Reis" w:date="2025-06-28T20:31:00Z" w16du:dateUtc="2025-06-28T23:31:00Z">
                  <w:rPr/>
                </w:rPrChange>
              </w:rPr>
              <w:t>16</w:t>
            </w:r>
            <w:ins w:id="332" w:author="Dalton Solano dos Reis" w:date="2025-06-28T20:50:00Z" w16du:dateUtc="2025-06-28T23:50:00Z">
              <w:r w:rsidR="00F31592">
                <w:rPr>
                  <w:sz w:val="18"/>
                  <w:szCs w:val="18"/>
                </w:rPr>
                <w:t>,</w:t>
              </w:r>
            </w:ins>
            <w:del w:id="333" w:author="Dalton Solano dos Reis" w:date="2025-06-28T20:50:00Z" w16du:dateUtc="2025-06-28T23:50:00Z">
              <w:r w:rsidRPr="00CB6C73" w:rsidDel="00F31592">
                <w:rPr>
                  <w:sz w:val="18"/>
                  <w:szCs w:val="18"/>
                  <w:rPrChange w:id="334" w:author="Dalton Solano dos Reis" w:date="2025-06-28T20:31:00Z" w16du:dateUtc="2025-06-28T23:31:00Z">
                    <w:rPr/>
                  </w:rPrChange>
                </w:rPr>
                <w:delText>.</w:delText>
              </w:r>
            </w:del>
            <w:r w:rsidRPr="00CB6C73">
              <w:rPr>
                <w:sz w:val="18"/>
                <w:szCs w:val="18"/>
                <w:rPrChange w:id="335" w:author="Dalton Solano dos Reis" w:date="2025-06-28T20:31:00Z" w16du:dateUtc="2025-06-28T23:31:00Z">
                  <w:rPr/>
                </w:rPrChange>
              </w:rPr>
              <w:t>6</w:t>
            </w:r>
            <w:ins w:id="336" w:author="Dalton Solano dos Reis" w:date="2025-06-28T20:30:00Z" w16du:dateUtc="2025-06-28T23:30:00Z">
              <w:r w:rsidR="00CB6C73" w:rsidRPr="00CB6C73">
                <w:rPr>
                  <w:sz w:val="18"/>
                  <w:szCs w:val="18"/>
                  <w:rPrChange w:id="337" w:author="Dalton Solano dos Reis" w:date="2025-06-28T20:31:00Z" w16du:dateUtc="2025-06-28T23:31:00Z">
                    <w:rPr/>
                  </w:rPrChange>
                </w:rPr>
                <w:t>6</w:t>
              </w:r>
            </w:ins>
            <w:del w:id="338" w:author="Dalton Solano dos Reis" w:date="2025-06-28T20:30:00Z" w16du:dateUtc="2025-06-28T23:30:00Z">
              <w:r w:rsidRPr="00CB6C73" w:rsidDel="00CB6C73">
                <w:rPr>
                  <w:sz w:val="18"/>
                  <w:szCs w:val="18"/>
                  <w:rPrChange w:id="339" w:author="Dalton Solano dos Reis" w:date="2025-06-28T20:31:00Z" w16du:dateUtc="2025-06-28T23:31:00Z">
                    <w:rPr/>
                  </w:rPrChange>
                </w:rPr>
                <w:delText>7</w:delText>
              </w:r>
            </w:del>
            <w:r w:rsidRPr="00CB6C73">
              <w:rPr>
                <w:sz w:val="18"/>
                <w:szCs w:val="18"/>
                <w:rPrChange w:id="340" w:author="Dalton Solano dos Reis" w:date="2025-06-28T20:31:00Z" w16du:dateUtc="2025-06-28T23:31:00Z">
                  <w:rPr/>
                </w:rPrChange>
              </w:rPr>
              <w:t>%</w:t>
            </w:r>
          </w:p>
        </w:tc>
      </w:tr>
      <w:tr w:rsidR="00CD1D64" w:rsidRPr="00CB6C73" w14:paraId="209F2C2A" w14:textId="77777777" w:rsidTr="00F0161F">
        <w:tc>
          <w:tcPr>
            <w:tcW w:w="3209" w:type="dxa"/>
          </w:tcPr>
          <w:p w14:paraId="45876AAE" w14:textId="2A62CBB7" w:rsidR="00CD1D64" w:rsidRPr="00CB6C73" w:rsidRDefault="00CD1D64" w:rsidP="00F0161F">
            <w:pPr>
              <w:pStyle w:val="TF-TEXTO-QUADRO"/>
              <w:rPr>
                <w:sz w:val="18"/>
                <w:szCs w:val="18"/>
                <w:rPrChange w:id="341" w:author="Dalton Solano dos Reis" w:date="2025-06-28T20:31:00Z" w16du:dateUtc="2025-06-28T23:31:00Z">
                  <w:rPr/>
                </w:rPrChange>
              </w:rPr>
            </w:pPr>
            <w:r w:rsidRPr="00CB6C73">
              <w:rPr>
                <w:sz w:val="18"/>
                <w:szCs w:val="18"/>
                <w:rPrChange w:id="342" w:author="Dalton Solano dos Reis" w:date="2025-06-28T20:31:00Z" w16du:dateUtc="2025-06-28T23:31:00Z">
                  <w:rPr/>
                </w:rPrChange>
              </w:rPr>
              <w:t xml:space="preserve">Possui CNH </w:t>
            </w:r>
            <w:del w:id="343" w:author="Dalton Solano dos Reis" w:date="2025-06-28T20:30:00Z" w16du:dateUtc="2025-06-28T23:30:00Z">
              <w:r w:rsidRPr="00CB6C73" w:rsidDel="00CB6C73">
                <w:rPr>
                  <w:sz w:val="18"/>
                  <w:szCs w:val="18"/>
                  <w:rPrChange w:id="344" w:author="Dalton Solano dos Reis" w:date="2025-06-28T20:31:00Z" w16du:dateUtc="2025-06-28T23:31:00Z">
                    <w:rPr/>
                  </w:rPrChange>
                </w:rPr>
                <w:delText xml:space="preserve">(Carteira Nacional de Habilitação) </w:delText>
              </w:r>
            </w:del>
            <w:r w:rsidRPr="00CB6C73">
              <w:rPr>
                <w:sz w:val="18"/>
                <w:szCs w:val="18"/>
                <w:rPrChange w:id="345" w:author="Dalton Solano dos Reis" w:date="2025-06-28T20:31:00Z" w16du:dateUtc="2025-06-28T23:31:00Z">
                  <w:rPr/>
                </w:rPrChange>
              </w:rPr>
              <w:t>a quanto tempo?</w:t>
            </w:r>
          </w:p>
        </w:tc>
        <w:tc>
          <w:tcPr>
            <w:tcW w:w="5273" w:type="dxa"/>
          </w:tcPr>
          <w:p w14:paraId="0EEA55AF" w14:textId="77777777" w:rsidR="00CD1D64" w:rsidRPr="00CB6C73" w:rsidRDefault="00CD1D64" w:rsidP="00F0161F">
            <w:pPr>
              <w:pStyle w:val="TF-TEXTO-QUADRO"/>
              <w:rPr>
                <w:sz w:val="18"/>
                <w:szCs w:val="18"/>
                <w:rPrChange w:id="346" w:author="Dalton Solano dos Reis" w:date="2025-06-28T20:31:00Z" w16du:dateUtc="2025-06-28T23:31:00Z">
                  <w:rPr/>
                </w:rPrChange>
              </w:rPr>
            </w:pPr>
            <w:r w:rsidRPr="00CB6C73">
              <w:rPr>
                <w:sz w:val="18"/>
                <w:szCs w:val="18"/>
                <w:rPrChange w:id="347" w:author="Dalton Solano dos Reis" w:date="2025-06-28T20:31:00Z" w16du:dateUtc="2025-06-28T23:31:00Z">
                  <w:rPr/>
                </w:rPrChange>
              </w:rPr>
              <w:t>Não possuo CNH</w:t>
            </w:r>
          </w:p>
          <w:p w14:paraId="77145C8A" w14:textId="17C3F510" w:rsidR="00CD1D64" w:rsidRPr="00CB6C73" w:rsidRDefault="00CD1D64" w:rsidP="00F0161F">
            <w:pPr>
              <w:pStyle w:val="TF-TEXTO-QUADRO"/>
              <w:rPr>
                <w:sz w:val="18"/>
                <w:szCs w:val="18"/>
                <w:rPrChange w:id="348" w:author="Dalton Solano dos Reis" w:date="2025-06-28T20:31:00Z" w16du:dateUtc="2025-06-28T23:31:00Z">
                  <w:rPr/>
                </w:rPrChange>
              </w:rPr>
            </w:pPr>
            <w:r w:rsidRPr="00CB6C73">
              <w:rPr>
                <w:sz w:val="18"/>
                <w:szCs w:val="18"/>
                <w:rPrChange w:id="349" w:author="Dalton Solano dos Reis" w:date="2025-06-28T20:31:00Z" w16du:dateUtc="2025-06-28T23:31:00Z">
                  <w:rPr/>
                </w:rPrChange>
              </w:rPr>
              <w:t>Mais de 3 anos</w:t>
            </w:r>
          </w:p>
        </w:tc>
        <w:tc>
          <w:tcPr>
            <w:tcW w:w="1147" w:type="dxa"/>
          </w:tcPr>
          <w:p w14:paraId="1818312F" w14:textId="7E1BF658" w:rsidR="00CD1D64" w:rsidRPr="00CB6C73" w:rsidRDefault="00CD1D64" w:rsidP="00F31592">
            <w:pPr>
              <w:pStyle w:val="TF-TEXTO-QUADRO"/>
              <w:jc w:val="right"/>
              <w:rPr>
                <w:sz w:val="18"/>
                <w:szCs w:val="18"/>
                <w:rPrChange w:id="350" w:author="Dalton Solano dos Reis" w:date="2025-06-28T20:31:00Z" w16du:dateUtc="2025-06-28T23:31:00Z">
                  <w:rPr/>
                </w:rPrChange>
              </w:rPr>
              <w:pPrChange w:id="351" w:author="Dalton Solano dos Reis" w:date="2025-06-28T20:52:00Z" w16du:dateUtc="2025-06-28T23:52:00Z">
                <w:pPr>
                  <w:pStyle w:val="TF-TEXTO-QUADRO"/>
                </w:pPr>
              </w:pPrChange>
            </w:pPr>
            <w:r w:rsidRPr="00CB6C73">
              <w:rPr>
                <w:sz w:val="18"/>
                <w:szCs w:val="18"/>
                <w:rPrChange w:id="352" w:author="Dalton Solano dos Reis" w:date="2025-06-28T20:31:00Z" w16du:dateUtc="2025-06-28T23:31:00Z">
                  <w:rPr/>
                </w:rPrChange>
              </w:rPr>
              <w:t>16</w:t>
            </w:r>
            <w:ins w:id="353" w:author="Dalton Solano dos Reis" w:date="2025-06-28T20:50:00Z" w16du:dateUtc="2025-06-28T23:50:00Z">
              <w:r w:rsidR="00F31592">
                <w:rPr>
                  <w:sz w:val="18"/>
                  <w:szCs w:val="18"/>
                </w:rPr>
                <w:t>,</w:t>
              </w:r>
            </w:ins>
            <w:del w:id="354" w:author="Dalton Solano dos Reis" w:date="2025-06-28T20:50:00Z" w16du:dateUtc="2025-06-28T23:50:00Z">
              <w:r w:rsidRPr="00CB6C73" w:rsidDel="00F31592">
                <w:rPr>
                  <w:sz w:val="18"/>
                  <w:szCs w:val="18"/>
                  <w:rPrChange w:id="355" w:author="Dalton Solano dos Reis" w:date="2025-06-28T20:31:00Z" w16du:dateUtc="2025-06-28T23:31:00Z">
                    <w:rPr/>
                  </w:rPrChange>
                </w:rPr>
                <w:delText>.</w:delText>
              </w:r>
            </w:del>
            <w:r w:rsidRPr="00CB6C73">
              <w:rPr>
                <w:sz w:val="18"/>
                <w:szCs w:val="18"/>
                <w:rPrChange w:id="356" w:author="Dalton Solano dos Reis" w:date="2025-06-28T20:31:00Z" w16du:dateUtc="2025-06-28T23:31:00Z">
                  <w:rPr/>
                </w:rPrChange>
              </w:rPr>
              <w:t>67%</w:t>
            </w:r>
          </w:p>
          <w:p w14:paraId="632F1756" w14:textId="40B1F390" w:rsidR="00CD1D64" w:rsidRPr="00CB6C73" w:rsidRDefault="00CD1D64" w:rsidP="00F31592">
            <w:pPr>
              <w:pStyle w:val="TF-TEXTO-QUADRO"/>
              <w:jc w:val="right"/>
              <w:rPr>
                <w:sz w:val="18"/>
                <w:szCs w:val="18"/>
                <w:rPrChange w:id="357" w:author="Dalton Solano dos Reis" w:date="2025-06-28T20:31:00Z" w16du:dateUtc="2025-06-28T23:31:00Z">
                  <w:rPr/>
                </w:rPrChange>
              </w:rPr>
              <w:pPrChange w:id="358" w:author="Dalton Solano dos Reis" w:date="2025-06-28T20:52:00Z" w16du:dateUtc="2025-06-28T23:52:00Z">
                <w:pPr>
                  <w:pStyle w:val="TF-TEXTO-QUADRO"/>
                </w:pPr>
              </w:pPrChange>
            </w:pPr>
            <w:r w:rsidRPr="00CB6C73">
              <w:rPr>
                <w:sz w:val="18"/>
                <w:szCs w:val="18"/>
                <w:rPrChange w:id="359" w:author="Dalton Solano dos Reis" w:date="2025-06-28T20:31:00Z" w16du:dateUtc="2025-06-28T23:31:00Z">
                  <w:rPr/>
                </w:rPrChange>
              </w:rPr>
              <w:t>83</w:t>
            </w:r>
            <w:ins w:id="360" w:author="Dalton Solano dos Reis" w:date="2025-06-28T20:50:00Z" w16du:dateUtc="2025-06-28T23:50:00Z">
              <w:r w:rsidR="00F31592">
                <w:rPr>
                  <w:sz w:val="18"/>
                  <w:szCs w:val="18"/>
                </w:rPr>
                <w:t>,</w:t>
              </w:r>
            </w:ins>
            <w:del w:id="361" w:author="Dalton Solano dos Reis" w:date="2025-06-28T20:50:00Z" w16du:dateUtc="2025-06-28T23:50:00Z">
              <w:r w:rsidRPr="00CB6C73" w:rsidDel="00F31592">
                <w:rPr>
                  <w:sz w:val="18"/>
                  <w:szCs w:val="18"/>
                  <w:rPrChange w:id="362" w:author="Dalton Solano dos Reis" w:date="2025-06-28T20:31:00Z" w16du:dateUtc="2025-06-28T23:31:00Z">
                    <w:rPr/>
                  </w:rPrChange>
                </w:rPr>
                <w:delText>.</w:delText>
              </w:r>
            </w:del>
            <w:r w:rsidRPr="00CB6C73">
              <w:rPr>
                <w:sz w:val="18"/>
                <w:szCs w:val="18"/>
                <w:rPrChange w:id="363" w:author="Dalton Solano dos Reis" w:date="2025-06-28T20:31:00Z" w16du:dateUtc="2025-06-28T23:31:00Z">
                  <w:rPr/>
                </w:rPrChange>
              </w:rPr>
              <w:t>33%</w:t>
            </w:r>
          </w:p>
        </w:tc>
      </w:tr>
      <w:tr w:rsidR="00CD1D64" w:rsidRPr="00CB6C73" w14:paraId="3A68E1BC" w14:textId="77777777" w:rsidTr="00F0161F">
        <w:tc>
          <w:tcPr>
            <w:tcW w:w="3209" w:type="dxa"/>
          </w:tcPr>
          <w:p w14:paraId="156E0CA5" w14:textId="28D0B751" w:rsidR="00CD1D64" w:rsidRPr="00CB6C73" w:rsidRDefault="00CD1D64" w:rsidP="00F0161F">
            <w:pPr>
              <w:pStyle w:val="TF-TEXTO-QUADRO"/>
              <w:rPr>
                <w:sz w:val="18"/>
                <w:szCs w:val="18"/>
                <w:rPrChange w:id="364" w:author="Dalton Solano dos Reis" w:date="2025-06-28T20:31:00Z" w16du:dateUtc="2025-06-28T23:31:00Z">
                  <w:rPr/>
                </w:rPrChange>
              </w:rPr>
            </w:pPr>
            <w:r w:rsidRPr="00CB6C73">
              <w:rPr>
                <w:sz w:val="18"/>
                <w:szCs w:val="18"/>
                <w:rPrChange w:id="365" w:author="Dalton Solano dos Reis" w:date="2025-06-28T20:31:00Z" w16du:dateUtc="2025-06-28T23:31:00Z">
                  <w:rPr/>
                </w:rPrChange>
              </w:rPr>
              <w:t>Quantas vezes dirige por semana?</w:t>
            </w:r>
          </w:p>
        </w:tc>
        <w:tc>
          <w:tcPr>
            <w:tcW w:w="5273" w:type="dxa"/>
          </w:tcPr>
          <w:p w14:paraId="0B46304D" w14:textId="2C963400" w:rsidR="00CD1D64" w:rsidRPr="00CB6C73" w:rsidRDefault="00CD1D64" w:rsidP="00CD1D64">
            <w:pPr>
              <w:pStyle w:val="TF-TEXTO-QUADRO"/>
              <w:rPr>
                <w:sz w:val="18"/>
                <w:szCs w:val="18"/>
                <w:rPrChange w:id="366" w:author="Dalton Solano dos Reis" w:date="2025-06-28T20:31:00Z" w16du:dateUtc="2025-06-28T23:31:00Z">
                  <w:rPr/>
                </w:rPrChange>
              </w:rPr>
            </w:pPr>
            <w:r w:rsidRPr="00CB6C73">
              <w:rPr>
                <w:sz w:val="18"/>
                <w:szCs w:val="18"/>
                <w:rPrChange w:id="367" w:author="Dalton Solano dos Reis" w:date="2025-06-28T20:31:00Z" w16du:dateUtc="2025-06-28T23:31:00Z">
                  <w:rPr/>
                </w:rPrChange>
              </w:rPr>
              <w:t xml:space="preserve">Não </w:t>
            </w:r>
            <w:r w:rsidR="00B51883" w:rsidRPr="00CB6C73">
              <w:rPr>
                <w:sz w:val="18"/>
                <w:szCs w:val="18"/>
                <w:rPrChange w:id="368" w:author="Dalton Solano dos Reis" w:date="2025-06-28T20:31:00Z" w16du:dateUtc="2025-06-28T23:31:00Z">
                  <w:rPr/>
                </w:rPrChange>
              </w:rPr>
              <w:t>dirijo</w:t>
            </w:r>
          </w:p>
          <w:p w14:paraId="08DBF710" w14:textId="77777777" w:rsidR="00CD1D64" w:rsidRPr="00CB6C73" w:rsidRDefault="00CD1D64" w:rsidP="00CD1D64">
            <w:pPr>
              <w:pStyle w:val="TF-TEXTO-QUADRO"/>
              <w:rPr>
                <w:sz w:val="18"/>
                <w:szCs w:val="18"/>
                <w:rPrChange w:id="369" w:author="Dalton Solano dos Reis" w:date="2025-06-28T20:31:00Z" w16du:dateUtc="2025-06-28T23:31:00Z">
                  <w:rPr/>
                </w:rPrChange>
              </w:rPr>
            </w:pPr>
            <w:r w:rsidRPr="00CB6C73">
              <w:rPr>
                <w:sz w:val="18"/>
                <w:szCs w:val="18"/>
                <w:rPrChange w:id="370" w:author="Dalton Solano dos Reis" w:date="2025-06-28T20:31:00Z" w16du:dateUtc="2025-06-28T23:31:00Z">
                  <w:rPr/>
                </w:rPrChange>
              </w:rPr>
              <w:t>De 3 a 5 vezes por semana</w:t>
            </w:r>
          </w:p>
          <w:p w14:paraId="39E7D10F" w14:textId="7E8B0578" w:rsidR="00CD1D64" w:rsidRPr="00CB6C73" w:rsidRDefault="00CD1D64" w:rsidP="00CD1D64">
            <w:pPr>
              <w:pStyle w:val="TF-TEXTO-QUADRO"/>
              <w:rPr>
                <w:sz w:val="18"/>
                <w:szCs w:val="18"/>
                <w:rPrChange w:id="371" w:author="Dalton Solano dos Reis" w:date="2025-06-28T20:31:00Z" w16du:dateUtc="2025-06-28T23:31:00Z">
                  <w:rPr/>
                </w:rPrChange>
              </w:rPr>
            </w:pPr>
            <w:r w:rsidRPr="00CB6C73">
              <w:rPr>
                <w:sz w:val="18"/>
                <w:szCs w:val="18"/>
                <w:rPrChange w:id="372" w:author="Dalton Solano dos Reis" w:date="2025-06-28T20:31:00Z" w16du:dateUtc="2025-06-28T23:31:00Z">
                  <w:rPr/>
                </w:rPrChange>
              </w:rPr>
              <w:t>De 6 a 7 vezes por semana</w:t>
            </w:r>
          </w:p>
        </w:tc>
        <w:tc>
          <w:tcPr>
            <w:tcW w:w="1147" w:type="dxa"/>
          </w:tcPr>
          <w:p w14:paraId="2D5E585C" w14:textId="65795D02" w:rsidR="00CD1D64" w:rsidRPr="00CB6C73" w:rsidRDefault="00CD1D64" w:rsidP="00F31592">
            <w:pPr>
              <w:pStyle w:val="TF-TEXTO-QUADRO"/>
              <w:jc w:val="right"/>
              <w:rPr>
                <w:sz w:val="18"/>
                <w:szCs w:val="18"/>
                <w:rPrChange w:id="373" w:author="Dalton Solano dos Reis" w:date="2025-06-28T20:31:00Z" w16du:dateUtc="2025-06-28T23:31:00Z">
                  <w:rPr/>
                </w:rPrChange>
              </w:rPr>
              <w:pPrChange w:id="374" w:author="Dalton Solano dos Reis" w:date="2025-06-28T20:52:00Z" w16du:dateUtc="2025-06-28T23:52:00Z">
                <w:pPr>
                  <w:pStyle w:val="TF-TEXTO-QUADRO"/>
                </w:pPr>
              </w:pPrChange>
            </w:pPr>
            <w:r w:rsidRPr="00CB6C73">
              <w:rPr>
                <w:sz w:val="18"/>
                <w:szCs w:val="18"/>
                <w:rPrChange w:id="375" w:author="Dalton Solano dos Reis" w:date="2025-06-28T20:31:00Z" w16du:dateUtc="2025-06-28T23:31:00Z">
                  <w:rPr/>
                </w:rPrChange>
              </w:rPr>
              <w:t>16</w:t>
            </w:r>
            <w:ins w:id="376" w:author="Dalton Solano dos Reis" w:date="2025-06-28T20:50:00Z" w16du:dateUtc="2025-06-28T23:50:00Z">
              <w:r w:rsidR="00F31592">
                <w:rPr>
                  <w:sz w:val="18"/>
                  <w:szCs w:val="18"/>
                </w:rPr>
                <w:t>,</w:t>
              </w:r>
            </w:ins>
            <w:del w:id="377" w:author="Dalton Solano dos Reis" w:date="2025-06-28T20:50:00Z" w16du:dateUtc="2025-06-28T23:50:00Z">
              <w:r w:rsidRPr="00CB6C73" w:rsidDel="00F31592">
                <w:rPr>
                  <w:sz w:val="18"/>
                  <w:szCs w:val="18"/>
                  <w:rPrChange w:id="378" w:author="Dalton Solano dos Reis" w:date="2025-06-28T20:31:00Z" w16du:dateUtc="2025-06-28T23:31:00Z">
                    <w:rPr/>
                  </w:rPrChange>
                </w:rPr>
                <w:delText>.</w:delText>
              </w:r>
            </w:del>
            <w:r w:rsidRPr="00CB6C73">
              <w:rPr>
                <w:sz w:val="18"/>
                <w:szCs w:val="18"/>
                <w:rPrChange w:id="379" w:author="Dalton Solano dos Reis" w:date="2025-06-28T20:31:00Z" w16du:dateUtc="2025-06-28T23:31:00Z">
                  <w:rPr/>
                </w:rPrChange>
              </w:rPr>
              <w:t>67%</w:t>
            </w:r>
          </w:p>
          <w:p w14:paraId="44F71D58" w14:textId="5DF6DB96" w:rsidR="00CD1D64" w:rsidRPr="00CB6C73" w:rsidRDefault="00CD1D64" w:rsidP="00F31592">
            <w:pPr>
              <w:pStyle w:val="TF-TEXTO-QUADRO"/>
              <w:jc w:val="right"/>
              <w:rPr>
                <w:sz w:val="18"/>
                <w:szCs w:val="18"/>
                <w:rPrChange w:id="380" w:author="Dalton Solano dos Reis" w:date="2025-06-28T20:31:00Z" w16du:dateUtc="2025-06-28T23:31:00Z">
                  <w:rPr/>
                </w:rPrChange>
              </w:rPr>
              <w:pPrChange w:id="381" w:author="Dalton Solano dos Reis" w:date="2025-06-28T20:52:00Z" w16du:dateUtc="2025-06-28T23:52:00Z">
                <w:pPr>
                  <w:pStyle w:val="TF-TEXTO-QUADRO"/>
                </w:pPr>
              </w:pPrChange>
            </w:pPr>
            <w:r w:rsidRPr="00CB6C73">
              <w:rPr>
                <w:sz w:val="18"/>
                <w:szCs w:val="18"/>
                <w:rPrChange w:id="382" w:author="Dalton Solano dos Reis" w:date="2025-06-28T20:31:00Z" w16du:dateUtc="2025-06-28T23:31:00Z">
                  <w:rPr/>
                </w:rPrChange>
              </w:rPr>
              <w:t>16</w:t>
            </w:r>
            <w:ins w:id="383" w:author="Dalton Solano dos Reis" w:date="2025-06-28T20:50:00Z" w16du:dateUtc="2025-06-28T23:50:00Z">
              <w:r w:rsidR="00F31592">
                <w:rPr>
                  <w:sz w:val="18"/>
                  <w:szCs w:val="18"/>
                </w:rPr>
                <w:t>,</w:t>
              </w:r>
            </w:ins>
            <w:del w:id="384" w:author="Dalton Solano dos Reis" w:date="2025-06-28T20:50:00Z" w16du:dateUtc="2025-06-28T23:50:00Z">
              <w:r w:rsidRPr="00CB6C73" w:rsidDel="00F31592">
                <w:rPr>
                  <w:sz w:val="18"/>
                  <w:szCs w:val="18"/>
                  <w:rPrChange w:id="385" w:author="Dalton Solano dos Reis" w:date="2025-06-28T20:31:00Z" w16du:dateUtc="2025-06-28T23:31:00Z">
                    <w:rPr/>
                  </w:rPrChange>
                </w:rPr>
                <w:delText>.</w:delText>
              </w:r>
            </w:del>
            <w:r w:rsidRPr="00CB6C73">
              <w:rPr>
                <w:sz w:val="18"/>
                <w:szCs w:val="18"/>
                <w:rPrChange w:id="386" w:author="Dalton Solano dos Reis" w:date="2025-06-28T20:31:00Z" w16du:dateUtc="2025-06-28T23:31:00Z">
                  <w:rPr/>
                </w:rPrChange>
              </w:rPr>
              <w:t>67%</w:t>
            </w:r>
          </w:p>
          <w:p w14:paraId="0D4C125B" w14:textId="42F88E8E" w:rsidR="00CD1D64" w:rsidRPr="00CB6C73" w:rsidRDefault="00CD1D64" w:rsidP="00F31592">
            <w:pPr>
              <w:pStyle w:val="TF-TEXTO-QUADRO"/>
              <w:jc w:val="right"/>
              <w:rPr>
                <w:sz w:val="18"/>
                <w:szCs w:val="18"/>
                <w:rPrChange w:id="387" w:author="Dalton Solano dos Reis" w:date="2025-06-28T20:31:00Z" w16du:dateUtc="2025-06-28T23:31:00Z">
                  <w:rPr/>
                </w:rPrChange>
              </w:rPr>
              <w:pPrChange w:id="388" w:author="Dalton Solano dos Reis" w:date="2025-06-28T20:52:00Z" w16du:dateUtc="2025-06-28T23:52:00Z">
                <w:pPr>
                  <w:pStyle w:val="TF-TEXTO-QUADRO"/>
                </w:pPr>
              </w:pPrChange>
            </w:pPr>
            <w:r w:rsidRPr="00CB6C73">
              <w:rPr>
                <w:sz w:val="18"/>
                <w:szCs w:val="18"/>
                <w:rPrChange w:id="389" w:author="Dalton Solano dos Reis" w:date="2025-06-28T20:31:00Z" w16du:dateUtc="2025-06-28T23:31:00Z">
                  <w:rPr/>
                </w:rPrChange>
              </w:rPr>
              <w:t>66</w:t>
            </w:r>
            <w:ins w:id="390" w:author="Dalton Solano dos Reis" w:date="2025-06-28T20:50:00Z" w16du:dateUtc="2025-06-28T23:50:00Z">
              <w:r w:rsidR="00F31592">
                <w:rPr>
                  <w:sz w:val="18"/>
                  <w:szCs w:val="18"/>
                </w:rPr>
                <w:t>,</w:t>
              </w:r>
            </w:ins>
            <w:del w:id="391" w:author="Dalton Solano dos Reis" w:date="2025-06-28T20:50:00Z" w16du:dateUtc="2025-06-28T23:50:00Z">
              <w:r w:rsidRPr="00CB6C73" w:rsidDel="00F31592">
                <w:rPr>
                  <w:sz w:val="18"/>
                  <w:szCs w:val="18"/>
                  <w:rPrChange w:id="392" w:author="Dalton Solano dos Reis" w:date="2025-06-28T20:31:00Z" w16du:dateUtc="2025-06-28T23:31:00Z">
                    <w:rPr/>
                  </w:rPrChange>
                </w:rPr>
                <w:delText>.</w:delText>
              </w:r>
            </w:del>
            <w:r w:rsidRPr="00CB6C73">
              <w:rPr>
                <w:sz w:val="18"/>
                <w:szCs w:val="18"/>
                <w:rPrChange w:id="393" w:author="Dalton Solano dos Reis" w:date="2025-06-28T20:31:00Z" w16du:dateUtc="2025-06-28T23:31:00Z">
                  <w:rPr/>
                </w:rPrChange>
              </w:rPr>
              <w:t>6</w:t>
            </w:r>
            <w:ins w:id="394" w:author="Dalton Solano dos Reis" w:date="2025-06-28T20:31:00Z" w16du:dateUtc="2025-06-28T23:31:00Z">
              <w:r w:rsidR="00CB6C73" w:rsidRPr="00CB6C73">
                <w:rPr>
                  <w:sz w:val="18"/>
                  <w:szCs w:val="18"/>
                  <w:rPrChange w:id="395" w:author="Dalton Solano dos Reis" w:date="2025-06-28T20:31:00Z" w16du:dateUtc="2025-06-28T23:31:00Z">
                    <w:rPr/>
                  </w:rPrChange>
                </w:rPr>
                <w:t>6</w:t>
              </w:r>
            </w:ins>
            <w:del w:id="396" w:author="Dalton Solano dos Reis" w:date="2025-06-28T20:31:00Z" w16du:dateUtc="2025-06-28T23:31:00Z">
              <w:r w:rsidRPr="00CB6C73" w:rsidDel="00CB6C73">
                <w:rPr>
                  <w:sz w:val="18"/>
                  <w:szCs w:val="18"/>
                  <w:rPrChange w:id="397" w:author="Dalton Solano dos Reis" w:date="2025-06-28T20:31:00Z" w16du:dateUtc="2025-06-28T23:31:00Z">
                    <w:rPr/>
                  </w:rPrChange>
                </w:rPr>
                <w:delText>7</w:delText>
              </w:r>
            </w:del>
            <w:r w:rsidRPr="00CB6C73">
              <w:rPr>
                <w:sz w:val="18"/>
                <w:szCs w:val="18"/>
                <w:rPrChange w:id="398" w:author="Dalton Solano dos Reis" w:date="2025-06-28T20:31:00Z" w16du:dateUtc="2025-06-28T23:31:00Z">
                  <w:rPr/>
                </w:rPrChange>
              </w:rPr>
              <w:t>%</w:t>
            </w:r>
          </w:p>
        </w:tc>
      </w:tr>
      <w:tr w:rsidR="00CD1D64" w:rsidRPr="00CB6C73" w14:paraId="53E2EF59" w14:textId="77777777" w:rsidTr="00F0161F">
        <w:tc>
          <w:tcPr>
            <w:tcW w:w="3209" w:type="dxa"/>
          </w:tcPr>
          <w:p w14:paraId="64A8B75F" w14:textId="3203081A" w:rsidR="00CD1D64" w:rsidRPr="00CB6C73" w:rsidRDefault="00CD1D64" w:rsidP="00F0161F">
            <w:pPr>
              <w:pStyle w:val="TF-TEXTO-QUADRO"/>
              <w:rPr>
                <w:sz w:val="18"/>
                <w:szCs w:val="18"/>
                <w:rPrChange w:id="399" w:author="Dalton Solano dos Reis" w:date="2025-06-28T20:31:00Z" w16du:dateUtc="2025-06-28T23:31:00Z">
                  <w:rPr/>
                </w:rPrChange>
              </w:rPr>
            </w:pPr>
            <w:r w:rsidRPr="00CB6C73">
              <w:rPr>
                <w:sz w:val="18"/>
                <w:szCs w:val="18"/>
                <w:rPrChange w:id="400" w:author="Dalton Solano dos Reis" w:date="2025-06-28T20:31:00Z" w16du:dateUtc="2025-06-28T23:31:00Z">
                  <w:rPr/>
                </w:rPrChange>
              </w:rPr>
              <w:lastRenderedPageBreak/>
              <w:t>Já utilizou algum equipamento de realidade virtual? </w:t>
            </w:r>
            <w:r w:rsidRPr="00CB6C73">
              <w:rPr>
                <w:sz w:val="18"/>
                <w:szCs w:val="18"/>
                <w:rPrChange w:id="401" w:author="Dalton Solano dos Reis" w:date="2025-06-28T20:31:00Z" w16du:dateUtc="2025-06-28T23:31:00Z">
                  <w:rPr/>
                </w:rPrChange>
              </w:rPr>
              <w:br/>
              <w:t>Ex.: Experiências em parques (alguns cinemas 7D) e exibições de alta imersão, jogos complexos ou vídeos em 360 graus.</w:t>
            </w:r>
          </w:p>
        </w:tc>
        <w:tc>
          <w:tcPr>
            <w:tcW w:w="5273" w:type="dxa"/>
          </w:tcPr>
          <w:p w14:paraId="7108B51E" w14:textId="77777777" w:rsidR="00CD1D64" w:rsidRPr="00CB6C73" w:rsidRDefault="00CD1D64" w:rsidP="00F0161F">
            <w:pPr>
              <w:pStyle w:val="TF-TEXTO-QUADRO"/>
              <w:rPr>
                <w:sz w:val="18"/>
                <w:szCs w:val="18"/>
                <w:rPrChange w:id="402" w:author="Dalton Solano dos Reis" w:date="2025-06-28T20:31:00Z" w16du:dateUtc="2025-06-28T23:31:00Z">
                  <w:rPr/>
                </w:rPrChange>
              </w:rPr>
            </w:pPr>
            <w:r w:rsidRPr="00CB6C73">
              <w:rPr>
                <w:sz w:val="18"/>
                <w:szCs w:val="18"/>
                <w:rPrChange w:id="403" w:author="Dalton Solano dos Reis" w:date="2025-06-28T20:31:00Z" w16du:dateUtc="2025-06-28T23:31:00Z">
                  <w:rPr/>
                </w:rPrChange>
              </w:rPr>
              <w:t>Cinema em 360 graus (experiência passiva)</w:t>
            </w:r>
          </w:p>
          <w:p w14:paraId="19F83374" w14:textId="2A303B2F" w:rsidR="00CD1D64" w:rsidRPr="00CB6C73" w:rsidRDefault="00CD1D64" w:rsidP="00F0161F">
            <w:pPr>
              <w:pStyle w:val="TF-TEXTO-QUADRO"/>
              <w:rPr>
                <w:sz w:val="18"/>
                <w:szCs w:val="18"/>
                <w:rPrChange w:id="404" w:author="Dalton Solano dos Reis" w:date="2025-06-28T20:31:00Z" w16du:dateUtc="2025-06-28T23:31:00Z">
                  <w:rPr/>
                </w:rPrChange>
              </w:rPr>
            </w:pPr>
            <w:r w:rsidRPr="00CB6C73">
              <w:rPr>
                <w:sz w:val="18"/>
                <w:szCs w:val="18"/>
                <w:rPrChange w:id="405" w:author="Dalton Solano dos Reis" w:date="2025-06-28T20:31:00Z" w16du:dateUtc="2025-06-28T23:31:00Z">
                  <w:rPr/>
                </w:rPrChange>
              </w:rPr>
              <w:t>Jogos controlando a movimentação em realidade virtual</w:t>
            </w:r>
          </w:p>
        </w:tc>
        <w:tc>
          <w:tcPr>
            <w:tcW w:w="1147" w:type="dxa"/>
          </w:tcPr>
          <w:p w14:paraId="1AF94819" w14:textId="0611E688" w:rsidR="00CD1D64" w:rsidRPr="00CB6C73" w:rsidRDefault="00CD1D64" w:rsidP="00F31592">
            <w:pPr>
              <w:pStyle w:val="TF-TEXTO-QUADRO"/>
              <w:jc w:val="right"/>
              <w:rPr>
                <w:sz w:val="18"/>
                <w:szCs w:val="18"/>
                <w:rPrChange w:id="406" w:author="Dalton Solano dos Reis" w:date="2025-06-28T20:31:00Z" w16du:dateUtc="2025-06-28T23:31:00Z">
                  <w:rPr/>
                </w:rPrChange>
              </w:rPr>
              <w:pPrChange w:id="407" w:author="Dalton Solano dos Reis" w:date="2025-06-28T20:52:00Z" w16du:dateUtc="2025-06-28T23:52:00Z">
                <w:pPr>
                  <w:pStyle w:val="TF-TEXTO-QUADRO"/>
                </w:pPr>
              </w:pPrChange>
            </w:pPr>
            <w:r w:rsidRPr="00CB6C73">
              <w:rPr>
                <w:sz w:val="18"/>
                <w:szCs w:val="18"/>
                <w:rPrChange w:id="408" w:author="Dalton Solano dos Reis" w:date="2025-06-28T20:31:00Z" w16du:dateUtc="2025-06-28T23:31:00Z">
                  <w:rPr/>
                </w:rPrChange>
              </w:rPr>
              <w:t>33</w:t>
            </w:r>
            <w:ins w:id="409" w:author="Dalton Solano dos Reis" w:date="2025-06-28T20:51:00Z" w16du:dateUtc="2025-06-28T23:51:00Z">
              <w:r w:rsidR="00F31592">
                <w:rPr>
                  <w:sz w:val="18"/>
                  <w:szCs w:val="18"/>
                </w:rPr>
                <w:t>,</w:t>
              </w:r>
            </w:ins>
            <w:del w:id="410" w:author="Dalton Solano dos Reis" w:date="2025-06-28T20:51:00Z" w16du:dateUtc="2025-06-28T23:51:00Z">
              <w:r w:rsidRPr="00CB6C73" w:rsidDel="00F31592">
                <w:rPr>
                  <w:sz w:val="18"/>
                  <w:szCs w:val="18"/>
                  <w:rPrChange w:id="411" w:author="Dalton Solano dos Reis" w:date="2025-06-28T20:31:00Z" w16du:dateUtc="2025-06-28T23:31:00Z">
                    <w:rPr/>
                  </w:rPrChange>
                </w:rPr>
                <w:delText>.</w:delText>
              </w:r>
            </w:del>
            <w:r w:rsidRPr="00CB6C73">
              <w:rPr>
                <w:sz w:val="18"/>
                <w:szCs w:val="18"/>
                <w:rPrChange w:id="412" w:author="Dalton Solano dos Reis" w:date="2025-06-28T20:31:00Z" w16du:dateUtc="2025-06-28T23:31:00Z">
                  <w:rPr/>
                </w:rPrChange>
              </w:rPr>
              <w:t>3%</w:t>
            </w:r>
          </w:p>
          <w:p w14:paraId="684FAE69" w14:textId="455069FA" w:rsidR="00CD1D64" w:rsidRPr="00CB6C73" w:rsidRDefault="00CD1D64" w:rsidP="00F31592">
            <w:pPr>
              <w:pStyle w:val="TF-TEXTO-QUADRO"/>
              <w:jc w:val="right"/>
              <w:rPr>
                <w:sz w:val="18"/>
                <w:szCs w:val="18"/>
                <w:rPrChange w:id="413" w:author="Dalton Solano dos Reis" w:date="2025-06-28T20:31:00Z" w16du:dateUtc="2025-06-28T23:31:00Z">
                  <w:rPr/>
                </w:rPrChange>
              </w:rPr>
              <w:pPrChange w:id="414" w:author="Dalton Solano dos Reis" w:date="2025-06-28T20:52:00Z" w16du:dateUtc="2025-06-28T23:52:00Z">
                <w:pPr>
                  <w:pStyle w:val="TF-TEXTO-QUADRO"/>
                </w:pPr>
              </w:pPrChange>
            </w:pPr>
            <w:r w:rsidRPr="00CB6C73">
              <w:rPr>
                <w:sz w:val="18"/>
                <w:szCs w:val="18"/>
                <w:rPrChange w:id="415" w:author="Dalton Solano dos Reis" w:date="2025-06-28T20:31:00Z" w16du:dateUtc="2025-06-28T23:31:00Z">
                  <w:rPr/>
                </w:rPrChange>
              </w:rPr>
              <w:t>66</w:t>
            </w:r>
            <w:ins w:id="416" w:author="Dalton Solano dos Reis" w:date="2025-06-28T20:51:00Z" w16du:dateUtc="2025-06-28T23:51:00Z">
              <w:r w:rsidR="00F31592">
                <w:rPr>
                  <w:sz w:val="18"/>
                  <w:szCs w:val="18"/>
                </w:rPr>
                <w:t>,</w:t>
              </w:r>
            </w:ins>
            <w:del w:id="417" w:author="Dalton Solano dos Reis" w:date="2025-06-28T20:51:00Z" w16du:dateUtc="2025-06-28T23:51:00Z">
              <w:r w:rsidRPr="00CB6C73" w:rsidDel="00F31592">
                <w:rPr>
                  <w:sz w:val="18"/>
                  <w:szCs w:val="18"/>
                  <w:rPrChange w:id="418" w:author="Dalton Solano dos Reis" w:date="2025-06-28T20:31:00Z" w16du:dateUtc="2025-06-28T23:31:00Z">
                    <w:rPr/>
                  </w:rPrChange>
                </w:rPr>
                <w:delText>.</w:delText>
              </w:r>
            </w:del>
            <w:r w:rsidRPr="00CB6C73">
              <w:rPr>
                <w:sz w:val="18"/>
                <w:szCs w:val="18"/>
                <w:rPrChange w:id="419" w:author="Dalton Solano dos Reis" w:date="2025-06-28T20:31:00Z" w16du:dateUtc="2025-06-28T23:31:00Z">
                  <w:rPr/>
                </w:rPrChange>
              </w:rPr>
              <w:t>7%</w:t>
            </w:r>
          </w:p>
        </w:tc>
      </w:tr>
    </w:tbl>
    <w:p w14:paraId="4405172D" w14:textId="77777777" w:rsidR="00CD1D64" w:rsidRDefault="00CD1D64" w:rsidP="00CD1D64">
      <w:pPr>
        <w:pStyle w:val="TF-FONTE"/>
      </w:pPr>
      <w:r>
        <w:t>Fonte: Elaborado pelo autor.</w:t>
      </w:r>
    </w:p>
    <w:p w14:paraId="01EE6718" w14:textId="102CC79C" w:rsidR="00BE5F49" w:rsidRDefault="00BE5F49" w:rsidP="001B2F1E">
      <w:pPr>
        <w:pStyle w:val="TF-TEXTO"/>
      </w:pPr>
      <w:r>
        <w:t xml:space="preserve">Os testes nos cenários </w:t>
      </w:r>
      <w:ins w:id="420" w:author="Dalton Solano dos Reis" w:date="2025-06-28T20:32:00Z" w16du:dateUtc="2025-06-28T23:32:00Z">
        <w:r w:rsidR="00CB6C73">
          <w:t>(Figuras 2,</w:t>
        </w:r>
      </w:ins>
      <w:ins w:id="421" w:author="Dalton Solano dos Reis" w:date="2025-06-28T20:38:00Z" w16du:dateUtc="2025-06-28T23:38:00Z">
        <w:r w:rsidR="00EA4F92">
          <w:t xml:space="preserve"> </w:t>
        </w:r>
      </w:ins>
      <w:ins w:id="422" w:author="Dalton Solano dos Reis" w:date="2025-06-28T20:32:00Z" w16du:dateUtc="2025-06-28T23:32:00Z">
        <w:r w:rsidR="00CB6C73">
          <w:t>3</w:t>
        </w:r>
      </w:ins>
      <w:ins w:id="423" w:author="Dalton Solano dos Reis" w:date="2025-06-28T20:44:00Z" w16du:dateUtc="2025-06-28T23:44:00Z">
        <w:r w:rsidR="00EA4F92">
          <w:t xml:space="preserve"> </w:t>
        </w:r>
      </w:ins>
      <w:ins w:id="424" w:author="Dalton Solano dos Reis" w:date="2025-06-28T20:32:00Z" w16du:dateUtc="2025-06-28T23:32:00Z">
        <w:r w:rsidR="00CB6C73">
          <w:t xml:space="preserve">e 5) </w:t>
        </w:r>
      </w:ins>
      <w:r>
        <w:t xml:space="preserve">continuam instruções a serem realizadas pelos </w:t>
      </w:r>
      <w:del w:id="425" w:author="Dalton Solano dos Reis" w:date="2025-06-28T20:59:00Z" w16du:dateUtc="2025-06-28T23:59:00Z">
        <w:r w:rsidDel="00E8307A">
          <w:delText xml:space="preserve">participantes </w:delText>
        </w:r>
      </w:del>
      <w:ins w:id="426" w:author="Dalton Solano dos Reis" w:date="2025-06-28T20:59:00Z" w16du:dateUtc="2025-06-28T23:59:00Z">
        <w:r w:rsidR="00E8307A">
          <w:t>usuários</w:t>
        </w:r>
        <w:r w:rsidR="00E8307A">
          <w:t xml:space="preserve"> </w:t>
        </w:r>
      </w:ins>
      <w:r>
        <w:t xml:space="preserve">que possuíam uma tarefa e um comentário cada. O Quadro </w:t>
      </w:r>
      <w:r w:rsidR="00C56D5E">
        <w:t>8</w:t>
      </w:r>
      <w:r>
        <w:t xml:space="preserve"> demonstra o cenário de F</w:t>
      </w:r>
      <w:ins w:id="427" w:author="Dalton Solano dos Reis" w:date="2025-06-28T20:33:00Z" w16du:dateUtc="2025-06-28T23:33:00Z">
        <w:r w:rsidR="00CB6C73">
          <w:t>ó</w:t>
        </w:r>
      </w:ins>
      <w:del w:id="428" w:author="Dalton Solano dos Reis" w:date="2025-06-28T20:33:00Z" w16du:dateUtc="2025-06-28T23:33:00Z">
        <w:r w:rsidDel="00CB6C73">
          <w:delText>o</w:delText>
        </w:r>
      </w:del>
      <w:r>
        <w:t xml:space="preserve">rmula 1 </w:t>
      </w:r>
      <w:ins w:id="429" w:author="Dalton Solano dos Reis" w:date="2025-06-28T20:33:00Z" w16du:dateUtc="2025-06-28T23:33:00Z">
        <w:r w:rsidR="00CB6C73">
          <w:t xml:space="preserve">(Figura 2a) </w:t>
        </w:r>
      </w:ins>
      <w:r>
        <w:t xml:space="preserve">que continha iniciar o carro na primeira marcha e direto na segunda, </w:t>
      </w:r>
      <w:r w:rsidR="005B2F3E">
        <w:t xml:space="preserve">e ligar o modo de pista molhada. </w:t>
      </w:r>
      <w:commentRangeStart w:id="430"/>
      <w:r w:rsidR="005B2F3E">
        <w:t>É visto pelos testes que a iniciar o carro diretamente pela segunda marcha é mais difícil que pela primeira</w:t>
      </w:r>
      <w:commentRangeEnd w:id="430"/>
      <w:r w:rsidR="00CB6C73">
        <w:rPr>
          <w:rStyle w:val="Refdecomentrio"/>
        </w:rPr>
        <w:commentReference w:id="430"/>
      </w:r>
      <w:r w:rsidR="005B2F3E">
        <w:t xml:space="preserve">. Essa resposta veio da única pessoa que não possui CNH, logo é previsto que tenha mais dificuldade nos testes. Os testes de direção geraram comentários mencionando a </w:t>
      </w:r>
      <w:commentRangeStart w:id="431"/>
      <w:r w:rsidR="005B2F3E">
        <w:t xml:space="preserve">alta resposta </w:t>
      </w:r>
      <w:commentRangeEnd w:id="431"/>
      <w:r w:rsidR="00EA4F92">
        <w:rPr>
          <w:rStyle w:val="Refdecomentrio"/>
        </w:rPr>
        <w:commentReference w:id="431"/>
      </w:r>
      <w:r w:rsidR="005B2F3E">
        <w:t>do carro na pista seca e a percepção de insegurança real e falta de resposta na pista molhada.</w:t>
      </w:r>
    </w:p>
    <w:p w14:paraId="708CE51A" w14:textId="77B10BA4" w:rsidR="005B2F3E" w:rsidRDefault="005B2F3E" w:rsidP="005B2F3E">
      <w:pPr>
        <w:pStyle w:val="TF-LEGENDA"/>
      </w:pPr>
      <w:r>
        <w:t xml:space="preserve">Quadro </w:t>
      </w:r>
      <w:r w:rsidR="00C56D5E">
        <w:t>8</w:t>
      </w:r>
      <w:r>
        <w:t xml:space="preserve"> – Usabilidade </w:t>
      </w:r>
      <w:ins w:id="432" w:author="Dalton Solano dos Reis" w:date="2025-06-28T20:38:00Z" w16du:dateUtc="2025-06-28T23:38:00Z">
        <w:r w:rsidR="00EA4F92">
          <w:t xml:space="preserve">cenário </w:t>
        </w:r>
      </w:ins>
      <w:r>
        <w:t>F</w:t>
      </w:r>
      <w:ins w:id="433" w:author="Dalton Solano dos Reis" w:date="2025-06-28T20:47:00Z" w16du:dateUtc="2025-06-28T23:47:00Z">
        <w:r w:rsidR="00F31592">
          <w:t>ó</w:t>
        </w:r>
      </w:ins>
      <w:del w:id="434" w:author="Dalton Solano dos Reis" w:date="2025-06-28T20:47:00Z" w16du:dateUtc="2025-06-28T23:47:00Z">
        <w:r w:rsidDel="00F31592">
          <w:delText>o</w:delText>
        </w:r>
      </w:del>
      <w:r>
        <w:t>rmula 1</w:t>
      </w:r>
    </w:p>
    <w:tbl>
      <w:tblPr>
        <w:tblStyle w:val="Tabelacomgrade"/>
        <w:tblW w:w="0" w:type="auto"/>
        <w:tblLook w:val="04A0" w:firstRow="1" w:lastRow="0" w:firstColumn="1" w:lastColumn="0" w:noHBand="0" w:noVBand="1"/>
      </w:tblPr>
      <w:tblGrid>
        <w:gridCol w:w="3182"/>
        <w:gridCol w:w="5219"/>
        <w:gridCol w:w="1228"/>
      </w:tblGrid>
      <w:tr w:rsidR="005B2F3E" w:rsidRPr="00EA4F92" w14:paraId="673C3ED0" w14:textId="77777777" w:rsidTr="005B2F3E">
        <w:tc>
          <w:tcPr>
            <w:tcW w:w="3182" w:type="dxa"/>
          </w:tcPr>
          <w:p w14:paraId="683E05A3" w14:textId="77777777" w:rsidR="005B2F3E" w:rsidRPr="00EA4F92" w:rsidRDefault="005B2F3E" w:rsidP="00F0161F">
            <w:pPr>
              <w:pStyle w:val="TF-TEXTO-QUADRO"/>
              <w:rPr>
                <w:b/>
                <w:bCs/>
                <w:sz w:val="18"/>
                <w:szCs w:val="18"/>
                <w:rPrChange w:id="435" w:author="Dalton Solano dos Reis" w:date="2025-06-28T20:36:00Z" w16du:dateUtc="2025-06-28T23:36:00Z">
                  <w:rPr>
                    <w:b/>
                    <w:bCs/>
                  </w:rPr>
                </w:rPrChange>
              </w:rPr>
            </w:pPr>
            <w:r w:rsidRPr="00EA4F92">
              <w:rPr>
                <w:b/>
                <w:bCs/>
                <w:sz w:val="18"/>
                <w:szCs w:val="18"/>
                <w:rPrChange w:id="436" w:author="Dalton Solano dos Reis" w:date="2025-06-28T20:36:00Z" w16du:dateUtc="2025-06-28T23:36:00Z">
                  <w:rPr>
                    <w:b/>
                    <w:bCs/>
                  </w:rPr>
                </w:rPrChange>
              </w:rPr>
              <w:t>Pergunta</w:t>
            </w:r>
          </w:p>
        </w:tc>
        <w:tc>
          <w:tcPr>
            <w:tcW w:w="5219" w:type="dxa"/>
          </w:tcPr>
          <w:p w14:paraId="2E6B2D56" w14:textId="77777777" w:rsidR="005B2F3E" w:rsidRPr="00EA4F92" w:rsidRDefault="005B2F3E" w:rsidP="00F0161F">
            <w:pPr>
              <w:pStyle w:val="TF-TEXTO-QUADRO"/>
              <w:rPr>
                <w:b/>
                <w:bCs/>
                <w:sz w:val="18"/>
                <w:szCs w:val="18"/>
                <w:rPrChange w:id="437" w:author="Dalton Solano dos Reis" w:date="2025-06-28T20:36:00Z" w16du:dateUtc="2025-06-28T23:36:00Z">
                  <w:rPr>
                    <w:b/>
                    <w:bCs/>
                  </w:rPr>
                </w:rPrChange>
              </w:rPr>
            </w:pPr>
            <w:r w:rsidRPr="00EA4F92">
              <w:rPr>
                <w:b/>
                <w:bCs/>
                <w:sz w:val="18"/>
                <w:szCs w:val="18"/>
                <w:rPrChange w:id="438" w:author="Dalton Solano dos Reis" w:date="2025-06-28T20:36:00Z" w16du:dateUtc="2025-06-28T23:36:00Z">
                  <w:rPr>
                    <w:b/>
                    <w:bCs/>
                  </w:rPr>
                </w:rPrChange>
              </w:rPr>
              <w:t>Resposta</w:t>
            </w:r>
          </w:p>
        </w:tc>
        <w:tc>
          <w:tcPr>
            <w:tcW w:w="1228" w:type="dxa"/>
          </w:tcPr>
          <w:p w14:paraId="60B6FE07" w14:textId="77777777" w:rsidR="005B2F3E" w:rsidRPr="00EA4F92" w:rsidRDefault="005B2F3E" w:rsidP="00F0161F">
            <w:pPr>
              <w:pStyle w:val="TF-TEXTO-QUADRO"/>
              <w:rPr>
                <w:b/>
                <w:bCs/>
                <w:sz w:val="18"/>
                <w:szCs w:val="18"/>
                <w:rPrChange w:id="439" w:author="Dalton Solano dos Reis" w:date="2025-06-28T20:36:00Z" w16du:dateUtc="2025-06-28T23:36:00Z">
                  <w:rPr>
                    <w:b/>
                    <w:bCs/>
                  </w:rPr>
                </w:rPrChange>
              </w:rPr>
            </w:pPr>
            <w:r w:rsidRPr="00EA4F92">
              <w:rPr>
                <w:b/>
                <w:bCs/>
                <w:sz w:val="18"/>
                <w:szCs w:val="18"/>
                <w:rPrChange w:id="440" w:author="Dalton Solano dos Reis" w:date="2025-06-28T20:36:00Z" w16du:dateUtc="2025-06-28T23:36:00Z">
                  <w:rPr>
                    <w:b/>
                    <w:bCs/>
                  </w:rPr>
                </w:rPrChange>
              </w:rPr>
              <w:t>Quantidade</w:t>
            </w:r>
          </w:p>
        </w:tc>
      </w:tr>
      <w:tr w:rsidR="005B2F3E" w:rsidRPr="00EA4F92" w14:paraId="67A23A87" w14:textId="77777777" w:rsidTr="005B2F3E">
        <w:tc>
          <w:tcPr>
            <w:tcW w:w="3182" w:type="dxa"/>
          </w:tcPr>
          <w:p w14:paraId="0D429D76" w14:textId="3B5EA858" w:rsidR="005B2F3E" w:rsidRPr="00EA4F92" w:rsidRDefault="005B2F3E" w:rsidP="00F0161F">
            <w:pPr>
              <w:pStyle w:val="TF-TEXTO-QUADRO"/>
              <w:rPr>
                <w:sz w:val="18"/>
                <w:szCs w:val="18"/>
                <w:rPrChange w:id="441" w:author="Dalton Solano dos Reis" w:date="2025-06-28T20:36:00Z" w16du:dateUtc="2025-06-28T23:36:00Z">
                  <w:rPr/>
                </w:rPrChange>
              </w:rPr>
            </w:pPr>
            <w:r w:rsidRPr="00EA4F92">
              <w:rPr>
                <w:sz w:val="18"/>
                <w:szCs w:val="18"/>
                <w:rPrChange w:id="442" w:author="Dalton Solano dos Reis" w:date="2025-06-28T20:36:00Z" w16du:dateUtc="2025-06-28T23:36:00Z">
                  <w:rPr/>
                </w:rPrChange>
              </w:rPr>
              <w:t>Tente iniciar o carro na marcha neutra e depois mova para a primeira marcha segurando o pedal de embreagem e faça o carro andar</w:t>
            </w:r>
          </w:p>
        </w:tc>
        <w:tc>
          <w:tcPr>
            <w:tcW w:w="5219" w:type="dxa"/>
          </w:tcPr>
          <w:p w14:paraId="3521BB65" w14:textId="71831787" w:rsidR="005B2F3E" w:rsidRPr="00EA4F92" w:rsidRDefault="005B2F3E" w:rsidP="00F0161F">
            <w:pPr>
              <w:pStyle w:val="TF-TEXTO-QUADRO"/>
              <w:rPr>
                <w:sz w:val="18"/>
                <w:szCs w:val="18"/>
                <w:rPrChange w:id="443" w:author="Dalton Solano dos Reis" w:date="2025-06-28T20:36:00Z" w16du:dateUtc="2025-06-28T23:36:00Z">
                  <w:rPr/>
                </w:rPrChange>
              </w:rPr>
            </w:pPr>
            <w:r w:rsidRPr="00EA4F92">
              <w:rPr>
                <w:sz w:val="18"/>
                <w:szCs w:val="18"/>
                <w:rPrChange w:id="444" w:author="Dalton Solano dos Reis" w:date="2025-06-28T20:36:00Z" w16du:dateUtc="2025-06-28T23:36:00Z">
                  <w:rPr/>
                </w:rPrChange>
              </w:rPr>
              <w:t>Sim</w:t>
            </w:r>
          </w:p>
        </w:tc>
        <w:tc>
          <w:tcPr>
            <w:tcW w:w="1228" w:type="dxa"/>
          </w:tcPr>
          <w:p w14:paraId="119DA3D1" w14:textId="3F11F29A" w:rsidR="005B2F3E" w:rsidRPr="00EA4F92" w:rsidRDefault="005B2F3E" w:rsidP="00F31592">
            <w:pPr>
              <w:pStyle w:val="TF-TEXTO-QUADRO"/>
              <w:jc w:val="right"/>
              <w:rPr>
                <w:sz w:val="18"/>
                <w:szCs w:val="18"/>
                <w:rPrChange w:id="445" w:author="Dalton Solano dos Reis" w:date="2025-06-28T20:36:00Z" w16du:dateUtc="2025-06-28T23:36:00Z">
                  <w:rPr/>
                </w:rPrChange>
              </w:rPr>
              <w:pPrChange w:id="446" w:author="Dalton Solano dos Reis" w:date="2025-06-28T20:52:00Z" w16du:dateUtc="2025-06-28T23:52:00Z">
                <w:pPr>
                  <w:pStyle w:val="TF-TEXTO-QUADRO"/>
                </w:pPr>
              </w:pPrChange>
            </w:pPr>
            <w:r w:rsidRPr="00EA4F92">
              <w:rPr>
                <w:sz w:val="18"/>
                <w:szCs w:val="18"/>
                <w:rPrChange w:id="447" w:author="Dalton Solano dos Reis" w:date="2025-06-28T20:36:00Z" w16du:dateUtc="2025-06-28T23:36:00Z">
                  <w:rPr/>
                </w:rPrChange>
              </w:rPr>
              <w:t>100</w:t>
            </w:r>
            <w:ins w:id="448" w:author="Dalton Solano dos Reis" w:date="2025-06-28T20:50:00Z" w16du:dateUtc="2025-06-28T23:50:00Z">
              <w:r w:rsidR="00F31592">
                <w:rPr>
                  <w:sz w:val="18"/>
                  <w:szCs w:val="18"/>
                </w:rPr>
                <w:t>,00</w:t>
              </w:r>
            </w:ins>
            <w:r w:rsidRPr="00EA4F92">
              <w:rPr>
                <w:sz w:val="18"/>
                <w:szCs w:val="18"/>
                <w:rPrChange w:id="449" w:author="Dalton Solano dos Reis" w:date="2025-06-28T20:36:00Z" w16du:dateUtc="2025-06-28T23:36:00Z">
                  <w:rPr/>
                </w:rPrChange>
              </w:rPr>
              <w:t>%</w:t>
            </w:r>
          </w:p>
        </w:tc>
      </w:tr>
      <w:tr w:rsidR="005B2F3E" w:rsidRPr="00EA4F92" w14:paraId="4BDB4CE2" w14:textId="77777777" w:rsidTr="005B2F3E">
        <w:tc>
          <w:tcPr>
            <w:tcW w:w="3182" w:type="dxa"/>
          </w:tcPr>
          <w:p w14:paraId="48DB07C7" w14:textId="21D2B210" w:rsidR="005B2F3E" w:rsidRPr="00EA4F92" w:rsidRDefault="005B2F3E" w:rsidP="00F0161F">
            <w:pPr>
              <w:pStyle w:val="TF-TEXTO-QUADRO"/>
              <w:rPr>
                <w:sz w:val="18"/>
                <w:szCs w:val="18"/>
                <w:rPrChange w:id="450" w:author="Dalton Solano dos Reis" w:date="2025-06-28T20:36:00Z" w16du:dateUtc="2025-06-28T23:36:00Z">
                  <w:rPr/>
                </w:rPrChange>
              </w:rPr>
            </w:pPr>
            <w:r w:rsidRPr="00EA4F92">
              <w:rPr>
                <w:sz w:val="18"/>
                <w:szCs w:val="18"/>
                <w:rPrChange w:id="451" w:author="Dalton Solano dos Reis" w:date="2025-06-28T20:36:00Z" w16du:dateUtc="2025-06-28T23:36:00Z">
                  <w:rPr/>
                </w:rPrChange>
              </w:rPr>
              <w:t>Reinicie a cena e tente iniciar na marcha neutra e depois mova para a segunda marcha segurando o pedal de embreagem e faça o carro andar</w:t>
            </w:r>
          </w:p>
        </w:tc>
        <w:tc>
          <w:tcPr>
            <w:tcW w:w="5219" w:type="dxa"/>
          </w:tcPr>
          <w:p w14:paraId="4D4E01AB" w14:textId="77777777" w:rsidR="005B2F3E" w:rsidRPr="00EA4F92" w:rsidRDefault="005B2F3E" w:rsidP="005B2F3E">
            <w:pPr>
              <w:pStyle w:val="TF-TEXTO-QUADRO"/>
              <w:rPr>
                <w:sz w:val="18"/>
                <w:szCs w:val="18"/>
                <w:rPrChange w:id="452" w:author="Dalton Solano dos Reis" w:date="2025-06-28T20:36:00Z" w16du:dateUtc="2025-06-28T23:36:00Z">
                  <w:rPr/>
                </w:rPrChange>
              </w:rPr>
            </w:pPr>
            <w:r w:rsidRPr="00EA4F92">
              <w:rPr>
                <w:sz w:val="18"/>
                <w:szCs w:val="18"/>
                <w:rPrChange w:id="453" w:author="Dalton Solano dos Reis" w:date="2025-06-28T20:36:00Z" w16du:dateUtc="2025-06-28T23:36:00Z">
                  <w:rPr/>
                </w:rPrChange>
              </w:rPr>
              <w:t>Sim</w:t>
            </w:r>
          </w:p>
          <w:p w14:paraId="07A824EF" w14:textId="44A2CA26" w:rsidR="005B2F3E" w:rsidRPr="00EA4F92" w:rsidRDefault="005B2F3E" w:rsidP="005B2F3E">
            <w:pPr>
              <w:pStyle w:val="TF-TEXTO-QUADRO"/>
              <w:rPr>
                <w:sz w:val="18"/>
                <w:szCs w:val="18"/>
                <w:rPrChange w:id="454" w:author="Dalton Solano dos Reis" w:date="2025-06-28T20:36:00Z" w16du:dateUtc="2025-06-28T23:36:00Z">
                  <w:rPr/>
                </w:rPrChange>
              </w:rPr>
            </w:pPr>
            <w:r w:rsidRPr="00EA4F92">
              <w:rPr>
                <w:sz w:val="18"/>
                <w:szCs w:val="18"/>
                <w:rPrChange w:id="455" w:author="Dalton Solano dos Reis" w:date="2025-06-28T20:36:00Z" w16du:dateUtc="2025-06-28T23:36:00Z">
                  <w:rPr/>
                </w:rPrChange>
              </w:rPr>
              <w:t>Não</w:t>
            </w:r>
          </w:p>
        </w:tc>
        <w:tc>
          <w:tcPr>
            <w:tcW w:w="1228" w:type="dxa"/>
          </w:tcPr>
          <w:p w14:paraId="3F758E6A" w14:textId="66396FF4" w:rsidR="005B2F3E" w:rsidRPr="00EA4F92" w:rsidRDefault="005B2F3E" w:rsidP="00F31592">
            <w:pPr>
              <w:pStyle w:val="TF-TEXTO-QUADRO"/>
              <w:jc w:val="right"/>
              <w:rPr>
                <w:sz w:val="18"/>
                <w:szCs w:val="18"/>
                <w:rPrChange w:id="456" w:author="Dalton Solano dos Reis" w:date="2025-06-28T20:36:00Z" w16du:dateUtc="2025-06-28T23:36:00Z">
                  <w:rPr/>
                </w:rPrChange>
              </w:rPr>
              <w:pPrChange w:id="457" w:author="Dalton Solano dos Reis" w:date="2025-06-28T20:52:00Z" w16du:dateUtc="2025-06-28T23:52:00Z">
                <w:pPr>
                  <w:pStyle w:val="TF-TEXTO-QUADRO"/>
                </w:pPr>
              </w:pPrChange>
            </w:pPr>
            <w:r w:rsidRPr="00EA4F92">
              <w:rPr>
                <w:sz w:val="18"/>
                <w:szCs w:val="18"/>
                <w:rPrChange w:id="458" w:author="Dalton Solano dos Reis" w:date="2025-06-28T20:36:00Z" w16du:dateUtc="2025-06-28T23:36:00Z">
                  <w:rPr/>
                </w:rPrChange>
              </w:rPr>
              <w:t>83</w:t>
            </w:r>
            <w:ins w:id="459" w:author="Dalton Solano dos Reis" w:date="2025-06-28T20:51:00Z" w16du:dateUtc="2025-06-28T23:51:00Z">
              <w:r w:rsidR="00F31592">
                <w:rPr>
                  <w:sz w:val="18"/>
                  <w:szCs w:val="18"/>
                </w:rPr>
                <w:t>,</w:t>
              </w:r>
            </w:ins>
            <w:del w:id="460" w:author="Dalton Solano dos Reis" w:date="2025-06-28T20:51:00Z" w16du:dateUtc="2025-06-28T23:51:00Z">
              <w:r w:rsidRPr="00EA4F92" w:rsidDel="00F31592">
                <w:rPr>
                  <w:sz w:val="18"/>
                  <w:szCs w:val="18"/>
                  <w:rPrChange w:id="461" w:author="Dalton Solano dos Reis" w:date="2025-06-28T20:36:00Z" w16du:dateUtc="2025-06-28T23:36:00Z">
                    <w:rPr/>
                  </w:rPrChange>
                </w:rPr>
                <w:delText>.</w:delText>
              </w:r>
            </w:del>
            <w:r w:rsidRPr="00EA4F92">
              <w:rPr>
                <w:sz w:val="18"/>
                <w:szCs w:val="18"/>
                <w:rPrChange w:id="462" w:author="Dalton Solano dos Reis" w:date="2025-06-28T20:36:00Z" w16du:dateUtc="2025-06-28T23:36:00Z">
                  <w:rPr/>
                </w:rPrChange>
              </w:rPr>
              <w:t>33%</w:t>
            </w:r>
          </w:p>
          <w:p w14:paraId="6F73E313" w14:textId="6956F2F7" w:rsidR="005B2F3E" w:rsidRPr="00EA4F92" w:rsidRDefault="005B2F3E" w:rsidP="00F31592">
            <w:pPr>
              <w:pStyle w:val="TF-TEXTO-QUADRO"/>
              <w:jc w:val="right"/>
              <w:rPr>
                <w:sz w:val="18"/>
                <w:szCs w:val="18"/>
                <w:rPrChange w:id="463" w:author="Dalton Solano dos Reis" w:date="2025-06-28T20:36:00Z" w16du:dateUtc="2025-06-28T23:36:00Z">
                  <w:rPr/>
                </w:rPrChange>
              </w:rPr>
              <w:pPrChange w:id="464" w:author="Dalton Solano dos Reis" w:date="2025-06-28T20:52:00Z" w16du:dateUtc="2025-06-28T23:52:00Z">
                <w:pPr>
                  <w:pStyle w:val="TF-TEXTO-QUADRO"/>
                </w:pPr>
              </w:pPrChange>
            </w:pPr>
            <w:r w:rsidRPr="00EA4F92">
              <w:rPr>
                <w:sz w:val="18"/>
                <w:szCs w:val="18"/>
                <w:rPrChange w:id="465" w:author="Dalton Solano dos Reis" w:date="2025-06-28T20:36:00Z" w16du:dateUtc="2025-06-28T23:36:00Z">
                  <w:rPr/>
                </w:rPrChange>
              </w:rPr>
              <w:t>16</w:t>
            </w:r>
            <w:ins w:id="466" w:author="Dalton Solano dos Reis" w:date="2025-06-28T20:51:00Z" w16du:dateUtc="2025-06-28T23:51:00Z">
              <w:r w:rsidR="00F31592">
                <w:rPr>
                  <w:sz w:val="18"/>
                  <w:szCs w:val="18"/>
                </w:rPr>
                <w:t>,</w:t>
              </w:r>
            </w:ins>
            <w:del w:id="467" w:author="Dalton Solano dos Reis" w:date="2025-06-28T20:51:00Z" w16du:dateUtc="2025-06-28T23:51:00Z">
              <w:r w:rsidRPr="00EA4F92" w:rsidDel="00F31592">
                <w:rPr>
                  <w:sz w:val="18"/>
                  <w:szCs w:val="18"/>
                  <w:rPrChange w:id="468" w:author="Dalton Solano dos Reis" w:date="2025-06-28T20:36:00Z" w16du:dateUtc="2025-06-28T23:36:00Z">
                    <w:rPr/>
                  </w:rPrChange>
                </w:rPr>
                <w:delText>.</w:delText>
              </w:r>
            </w:del>
            <w:r w:rsidRPr="00EA4F92">
              <w:rPr>
                <w:sz w:val="18"/>
                <w:szCs w:val="18"/>
                <w:rPrChange w:id="469" w:author="Dalton Solano dos Reis" w:date="2025-06-28T20:36:00Z" w16du:dateUtc="2025-06-28T23:36:00Z">
                  <w:rPr/>
                </w:rPrChange>
              </w:rPr>
              <w:t>67%</w:t>
            </w:r>
          </w:p>
        </w:tc>
      </w:tr>
      <w:tr w:rsidR="005B2F3E" w:rsidRPr="00EA4F92" w14:paraId="119174FF" w14:textId="77777777" w:rsidTr="005B2F3E">
        <w:tc>
          <w:tcPr>
            <w:tcW w:w="3182" w:type="dxa"/>
          </w:tcPr>
          <w:p w14:paraId="11903EBA" w14:textId="295AE873" w:rsidR="005B2F3E" w:rsidRPr="00EA4F92" w:rsidRDefault="005B2F3E" w:rsidP="00F0161F">
            <w:pPr>
              <w:pStyle w:val="TF-TEXTO-QUADRO"/>
              <w:rPr>
                <w:sz w:val="18"/>
                <w:szCs w:val="18"/>
                <w:rPrChange w:id="470" w:author="Dalton Solano dos Reis" w:date="2025-06-28T20:36:00Z" w16du:dateUtc="2025-06-28T23:36:00Z">
                  <w:rPr/>
                </w:rPrChange>
              </w:rPr>
            </w:pPr>
            <w:r w:rsidRPr="00EA4F92">
              <w:rPr>
                <w:sz w:val="18"/>
                <w:szCs w:val="18"/>
                <w:rPrChange w:id="471" w:author="Dalton Solano dos Reis" w:date="2025-06-28T20:36:00Z" w16du:dateUtc="2025-06-28T23:36:00Z">
                  <w:rPr/>
                </w:rPrChange>
              </w:rPr>
              <w:t>Reinicie a cena e tente dar 1 volta no estádio, se quiser marque o tempo e coloque ele abaixo na observação</w:t>
            </w:r>
          </w:p>
        </w:tc>
        <w:tc>
          <w:tcPr>
            <w:tcW w:w="5219" w:type="dxa"/>
          </w:tcPr>
          <w:p w14:paraId="65C32854" w14:textId="75C5037D" w:rsidR="005B2F3E" w:rsidRPr="00EA4F92" w:rsidRDefault="005B2F3E" w:rsidP="005B2F3E">
            <w:pPr>
              <w:pStyle w:val="TF-TEXTO-QUADRO"/>
              <w:rPr>
                <w:sz w:val="18"/>
                <w:szCs w:val="18"/>
                <w:rPrChange w:id="472" w:author="Dalton Solano dos Reis" w:date="2025-06-28T20:36:00Z" w16du:dateUtc="2025-06-28T23:36:00Z">
                  <w:rPr/>
                </w:rPrChange>
              </w:rPr>
            </w:pPr>
            <w:r w:rsidRPr="00EA4F92">
              <w:rPr>
                <w:sz w:val="18"/>
                <w:szCs w:val="18"/>
                <w:rPrChange w:id="473" w:author="Dalton Solano dos Reis" w:date="2025-06-28T20:36:00Z" w16du:dateUtc="2025-06-28T23:36:00Z">
                  <w:rPr/>
                </w:rPrChange>
              </w:rPr>
              <w:t>Sim</w:t>
            </w:r>
          </w:p>
        </w:tc>
        <w:tc>
          <w:tcPr>
            <w:tcW w:w="1228" w:type="dxa"/>
          </w:tcPr>
          <w:p w14:paraId="0AEF18A7" w14:textId="6F565F87" w:rsidR="005B2F3E" w:rsidRPr="00EA4F92" w:rsidRDefault="005B2F3E" w:rsidP="00F31592">
            <w:pPr>
              <w:pStyle w:val="TF-TEXTO-QUADRO"/>
              <w:jc w:val="right"/>
              <w:rPr>
                <w:sz w:val="18"/>
                <w:szCs w:val="18"/>
                <w:rPrChange w:id="474" w:author="Dalton Solano dos Reis" w:date="2025-06-28T20:36:00Z" w16du:dateUtc="2025-06-28T23:36:00Z">
                  <w:rPr/>
                </w:rPrChange>
              </w:rPr>
              <w:pPrChange w:id="475" w:author="Dalton Solano dos Reis" w:date="2025-06-28T20:52:00Z" w16du:dateUtc="2025-06-28T23:52:00Z">
                <w:pPr>
                  <w:pStyle w:val="TF-TEXTO-QUADRO"/>
                </w:pPr>
              </w:pPrChange>
            </w:pPr>
            <w:r w:rsidRPr="00EA4F92">
              <w:rPr>
                <w:sz w:val="18"/>
                <w:szCs w:val="18"/>
                <w:rPrChange w:id="476" w:author="Dalton Solano dos Reis" w:date="2025-06-28T20:36:00Z" w16du:dateUtc="2025-06-28T23:36:00Z">
                  <w:rPr/>
                </w:rPrChange>
              </w:rPr>
              <w:t>100</w:t>
            </w:r>
            <w:ins w:id="477" w:author="Dalton Solano dos Reis" w:date="2025-06-28T20:51:00Z" w16du:dateUtc="2025-06-28T23:51:00Z">
              <w:r w:rsidR="00F31592">
                <w:rPr>
                  <w:sz w:val="18"/>
                  <w:szCs w:val="18"/>
                </w:rPr>
                <w:t>,00</w:t>
              </w:r>
            </w:ins>
            <w:r w:rsidRPr="00EA4F92">
              <w:rPr>
                <w:sz w:val="18"/>
                <w:szCs w:val="18"/>
                <w:rPrChange w:id="478" w:author="Dalton Solano dos Reis" w:date="2025-06-28T20:36:00Z" w16du:dateUtc="2025-06-28T23:36:00Z">
                  <w:rPr/>
                </w:rPrChange>
              </w:rPr>
              <w:t>%</w:t>
            </w:r>
          </w:p>
        </w:tc>
      </w:tr>
      <w:tr w:rsidR="005B2F3E" w:rsidRPr="00EA4F92" w14:paraId="221E7F7E" w14:textId="77777777" w:rsidTr="005B2F3E">
        <w:tc>
          <w:tcPr>
            <w:tcW w:w="3182" w:type="dxa"/>
          </w:tcPr>
          <w:p w14:paraId="1DA544F8" w14:textId="64FACFA7" w:rsidR="005B2F3E" w:rsidRPr="00EA4F92" w:rsidRDefault="005B2F3E" w:rsidP="005B2F3E">
            <w:pPr>
              <w:pStyle w:val="TF-TEXTO-QUADRO"/>
              <w:rPr>
                <w:sz w:val="18"/>
                <w:szCs w:val="18"/>
                <w:rPrChange w:id="479" w:author="Dalton Solano dos Reis" w:date="2025-06-28T20:36:00Z" w16du:dateUtc="2025-06-28T23:36:00Z">
                  <w:rPr/>
                </w:rPrChange>
              </w:rPr>
            </w:pPr>
            <w:r w:rsidRPr="00EA4F92">
              <w:rPr>
                <w:sz w:val="18"/>
                <w:szCs w:val="18"/>
                <w:rPrChange w:id="480" w:author="Dalton Solano dos Reis" w:date="2025-06-28T20:36:00Z" w16du:dateUtc="2025-06-28T23:36:00Z">
                  <w:rPr/>
                </w:rPrChange>
              </w:rPr>
              <w:t>Reinicie a cena e habilite o modo de pista molhada e tente dar 3 voltas no estádio da maneira mais rápida possível, se quiser marque o tempo e coloque ele abaixo na observação</w:t>
            </w:r>
          </w:p>
        </w:tc>
        <w:tc>
          <w:tcPr>
            <w:tcW w:w="5219" w:type="dxa"/>
          </w:tcPr>
          <w:p w14:paraId="6853B1C9" w14:textId="56D31979" w:rsidR="005B2F3E" w:rsidRPr="00EA4F92" w:rsidRDefault="005B2F3E" w:rsidP="005B2F3E">
            <w:pPr>
              <w:pStyle w:val="TF-TEXTO-QUADRO"/>
              <w:rPr>
                <w:sz w:val="18"/>
                <w:szCs w:val="18"/>
                <w:rPrChange w:id="481" w:author="Dalton Solano dos Reis" w:date="2025-06-28T20:36:00Z" w16du:dateUtc="2025-06-28T23:36:00Z">
                  <w:rPr/>
                </w:rPrChange>
              </w:rPr>
            </w:pPr>
            <w:r w:rsidRPr="00EA4F92">
              <w:rPr>
                <w:sz w:val="18"/>
                <w:szCs w:val="18"/>
                <w:rPrChange w:id="482" w:author="Dalton Solano dos Reis" w:date="2025-06-28T20:36:00Z" w16du:dateUtc="2025-06-28T23:36:00Z">
                  <w:rPr/>
                </w:rPrChange>
              </w:rPr>
              <w:t>Sim</w:t>
            </w:r>
          </w:p>
        </w:tc>
        <w:tc>
          <w:tcPr>
            <w:tcW w:w="1228" w:type="dxa"/>
          </w:tcPr>
          <w:p w14:paraId="6DD86819" w14:textId="0C3E5ABD" w:rsidR="005B2F3E" w:rsidRPr="00EA4F92" w:rsidRDefault="005B2F3E" w:rsidP="00F31592">
            <w:pPr>
              <w:pStyle w:val="TF-TEXTO-QUADRO"/>
              <w:jc w:val="right"/>
              <w:rPr>
                <w:sz w:val="18"/>
                <w:szCs w:val="18"/>
                <w:rPrChange w:id="483" w:author="Dalton Solano dos Reis" w:date="2025-06-28T20:36:00Z" w16du:dateUtc="2025-06-28T23:36:00Z">
                  <w:rPr/>
                </w:rPrChange>
              </w:rPr>
              <w:pPrChange w:id="484" w:author="Dalton Solano dos Reis" w:date="2025-06-28T20:52:00Z" w16du:dateUtc="2025-06-28T23:52:00Z">
                <w:pPr>
                  <w:pStyle w:val="TF-TEXTO-QUADRO"/>
                </w:pPr>
              </w:pPrChange>
            </w:pPr>
            <w:r w:rsidRPr="00EA4F92">
              <w:rPr>
                <w:sz w:val="18"/>
                <w:szCs w:val="18"/>
                <w:rPrChange w:id="485" w:author="Dalton Solano dos Reis" w:date="2025-06-28T20:36:00Z" w16du:dateUtc="2025-06-28T23:36:00Z">
                  <w:rPr/>
                </w:rPrChange>
              </w:rPr>
              <w:t>100</w:t>
            </w:r>
            <w:ins w:id="486" w:author="Dalton Solano dos Reis" w:date="2025-06-28T20:51:00Z" w16du:dateUtc="2025-06-28T23:51:00Z">
              <w:r w:rsidR="00F31592">
                <w:rPr>
                  <w:sz w:val="18"/>
                  <w:szCs w:val="18"/>
                </w:rPr>
                <w:t>,00</w:t>
              </w:r>
            </w:ins>
            <w:r w:rsidRPr="00EA4F92">
              <w:rPr>
                <w:sz w:val="18"/>
                <w:szCs w:val="18"/>
                <w:rPrChange w:id="487" w:author="Dalton Solano dos Reis" w:date="2025-06-28T20:36:00Z" w16du:dateUtc="2025-06-28T23:36:00Z">
                  <w:rPr/>
                </w:rPrChange>
              </w:rPr>
              <w:t>%</w:t>
            </w:r>
          </w:p>
        </w:tc>
      </w:tr>
    </w:tbl>
    <w:p w14:paraId="158DBAD4" w14:textId="2CB652EB" w:rsidR="005B2F3E" w:rsidRDefault="005B2F3E" w:rsidP="005B2F3E">
      <w:pPr>
        <w:pStyle w:val="TF-FONTE"/>
      </w:pPr>
      <w:r>
        <w:t>Fonte: Elaborado pelo autor.</w:t>
      </w:r>
    </w:p>
    <w:p w14:paraId="45E991C3" w14:textId="3C5B2793" w:rsidR="005B2F3E" w:rsidRDefault="00F67F20" w:rsidP="005B2F3E">
      <w:pPr>
        <w:pStyle w:val="TF-TEXTO"/>
      </w:pPr>
      <w:r>
        <w:t xml:space="preserve">Como demonstrado no Quadro </w:t>
      </w:r>
      <w:r w:rsidR="00C56D5E">
        <w:t>9</w:t>
      </w:r>
      <w:r>
        <w:t xml:space="preserve"> </w:t>
      </w:r>
      <w:del w:id="488" w:author="Dalton Solano dos Reis" w:date="2025-06-28T20:40:00Z" w16du:dateUtc="2025-06-28T23:40:00Z">
        <w:r w:rsidDel="00EA4F92">
          <w:delText>a pista</w:delText>
        </w:r>
      </w:del>
      <w:ins w:id="489" w:author="Dalton Solano dos Reis" w:date="2025-06-28T20:40:00Z" w16du:dateUtc="2025-06-28T23:40:00Z">
        <w:r w:rsidR="00EA4F92">
          <w:t>o cenário</w:t>
        </w:r>
      </w:ins>
      <w:r>
        <w:t xml:space="preserve"> Nascar </w:t>
      </w:r>
      <w:ins w:id="490" w:author="Dalton Solano dos Reis" w:date="2025-06-28T20:38:00Z" w16du:dateUtc="2025-06-28T23:38:00Z">
        <w:r w:rsidR="00EA4F92">
          <w:t>(Figura 2</w:t>
        </w:r>
        <w:r w:rsidR="00EA4F92">
          <w:t>b</w:t>
        </w:r>
        <w:r w:rsidR="00EA4F92">
          <w:t xml:space="preserve">) </w:t>
        </w:r>
      </w:ins>
      <w:r>
        <w:t>não possui grandes dificuldades na direção. Comentários mencionaram dificuldade ao iniciar o carro na parte mais externa da curva em relação a interna. Isso se deve a alta inclinação lateral e o pneu virado para iniciar o kart. As resposta</w:t>
      </w:r>
      <w:ins w:id="491" w:author="Dalton Solano dos Reis" w:date="2025-06-28T20:38:00Z" w16du:dateUtc="2025-06-28T23:38:00Z">
        <w:r w:rsidR="00EA4F92">
          <w:t>s</w:t>
        </w:r>
      </w:ins>
      <w:r>
        <w:t xml:space="preserve"> como não nesse teste se deram a tontura de um </w:t>
      </w:r>
      <w:del w:id="492" w:author="Dalton Solano dos Reis" w:date="2025-06-28T20:59:00Z" w16du:dateUtc="2025-06-28T23:59:00Z">
        <w:r w:rsidDel="00E8307A">
          <w:delText xml:space="preserve">participante </w:delText>
        </w:r>
      </w:del>
      <w:ins w:id="493" w:author="Dalton Solano dos Reis" w:date="2025-06-28T20:59:00Z" w16du:dateUtc="2025-06-28T23:59:00Z">
        <w:r w:rsidR="00E8307A">
          <w:t xml:space="preserve">usuário </w:t>
        </w:r>
      </w:ins>
      <w:r>
        <w:t xml:space="preserve">a partir desse ponto. </w:t>
      </w:r>
    </w:p>
    <w:p w14:paraId="6B6E2906" w14:textId="27864F9C" w:rsidR="005B2F3E" w:rsidRDefault="005B2F3E" w:rsidP="005B2F3E">
      <w:pPr>
        <w:pStyle w:val="TF-LEGENDA"/>
      </w:pPr>
      <w:r>
        <w:t xml:space="preserve">Quadro </w:t>
      </w:r>
      <w:r w:rsidR="00C56D5E">
        <w:t>9</w:t>
      </w:r>
      <w:r>
        <w:t xml:space="preserve"> – Usabilidade </w:t>
      </w:r>
      <w:ins w:id="494" w:author="Dalton Solano dos Reis" w:date="2025-06-28T20:38:00Z" w16du:dateUtc="2025-06-28T23:38:00Z">
        <w:r w:rsidR="00EA4F92">
          <w:t xml:space="preserve">cenário </w:t>
        </w:r>
      </w:ins>
      <w:r>
        <w:t>Nascar</w:t>
      </w:r>
    </w:p>
    <w:tbl>
      <w:tblPr>
        <w:tblStyle w:val="Tabelacomgrade"/>
        <w:tblW w:w="0" w:type="auto"/>
        <w:tblLook w:val="04A0" w:firstRow="1" w:lastRow="0" w:firstColumn="1" w:lastColumn="0" w:noHBand="0" w:noVBand="1"/>
      </w:tblPr>
      <w:tblGrid>
        <w:gridCol w:w="3182"/>
        <w:gridCol w:w="5219"/>
        <w:gridCol w:w="1228"/>
      </w:tblGrid>
      <w:tr w:rsidR="005B2F3E" w:rsidRPr="00EA4F92" w14:paraId="55AE3BE3" w14:textId="77777777" w:rsidTr="00F0161F">
        <w:tc>
          <w:tcPr>
            <w:tcW w:w="3182" w:type="dxa"/>
          </w:tcPr>
          <w:p w14:paraId="7C28CE27" w14:textId="77777777" w:rsidR="005B2F3E" w:rsidRPr="00EA4F92" w:rsidRDefault="005B2F3E" w:rsidP="00F0161F">
            <w:pPr>
              <w:pStyle w:val="TF-TEXTO-QUADRO"/>
              <w:rPr>
                <w:b/>
                <w:bCs/>
                <w:sz w:val="18"/>
                <w:szCs w:val="18"/>
                <w:rPrChange w:id="495" w:author="Dalton Solano dos Reis" w:date="2025-06-28T20:39:00Z" w16du:dateUtc="2025-06-28T23:39:00Z">
                  <w:rPr>
                    <w:b/>
                    <w:bCs/>
                  </w:rPr>
                </w:rPrChange>
              </w:rPr>
            </w:pPr>
            <w:r w:rsidRPr="00EA4F92">
              <w:rPr>
                <w:b/>
                <w:bCs/>
                <w:sz w:val="18"/>
                <w:szCs w:val="18"/>
                <w:rPrChange w:id="496" w:author="Dalton Solano dos Reis" w:date="2025-06-28T20:39:00Z" w16du:dateUtc="2025-06-28T23:39:00Z">
                  <w:rPr>
                    <w:b/>
                    <w:bCs/>
                  </w:rPr>
                </w:rPrChange>
              </w:rPr>
              <w:t>Pergunta</w:t>
            </w:r>
          </w:p>
        </w:tc>
        <w:tc>
          <w:tcPr>
            <w:tcW w:w="5219" w:type="dxa"/>
          </w:tcPr>
          <w:p w14:paraId="44799B7D" w14:textId="77777777" w:rsidR="005B2F3E" w:rsidRPr="00EA4F92" w:rsidRDefault="005B2F3E" w:rsidP="00F0161F">
            <w:pPr>
              <w:pStyle w:val="TF-TEXTO-QUADRO"/>
              <w:rPr>
                <w:b/>
                <w:bCs/>
                <w:sz w:val="18"/>
                <w:szCs w:val="18"/>
                <w:rPrChange w:id="497" w:author="Dalton Solano dos Reis" w:date="2025-06-28T20:39:00Z" w16du:dateUtc="2025-06-28T23:39:00Z">
                  <w:rPr>
                    <w:b/>
                    <w:bCs/>
                  </w:rPr>
                </w:rPrChange>
              </w:rPr>
            </w:pPr>
            <w:r w:rsidRPr="00EA4F92">
              <w:rPr>
                <w:b/>
                <w:bCs/>
                <w:sz w:val="18"/>
                <w:szCs w:val="18"/>
                <w:rPrChange w:id="498" w:author="Dalton Solano dos Reis" w:date="2025-06-28T20:39:00Z" w16du:dateUtc="2025-06-28T23:39:00Z">
                  <w:rPr>
                    <w:b/>
                    <w:bCs/>
                  </w:rPr>
                </w:rPrChange>
              </w:rPr>
              <w:t>Resposta</w:t>
            </w:r>
          </w:p>
        </w:tc>
        <w:tc>
          <w:tcPr>
            <w:tcW w:w="1228" w:type="dxa"/>
          </w:tcPr>
          <w:p w14:paraId="084EE4DA" w14:textId="77777777" w:rsidR="005B2F3E" w:rsidRPr="00EA4F92" w:rsidRDefault="005B2F3E" w:rsidP="00F0161F">
            <w:pPr>
              <w:pStyle w:val="TF-TEXTO-QUADRO"/>
              <w:rPr>
                <w:b/>
                <w:bCs/>
                <w:sz w:val="18"/>
                <w:szCs w:val="18"/>
                <w:rPrChange w:id="499" w:author="Dalton Solano dos Reis" w:date="2025-06-28T20:39:00Z" w16du:dateUtc="2025-06-28T23:39:00Z">
                  <w:rPr>
                    <w:b/>
                    <w:bCs/>
                  </w:rPr>
                </w:rPrChange>
              </w:rPr>
            </w:pPr>
            <w:r w:rsidRPr="00EA4F92">
              <w:rPr>
                <w:b/>
                <w:bCs/>
                <w:sz w:val="18"/>
                <w:szCs w:val="18"/>
                <w:rPrChange w:id="500" w:author="Dalton Solano dos Reis" w:date="2025-06-28T20:39:00Z" w16du:dateUtc="2025-06-28T23:39:00Z">
                  <w:rPr>
                    <w:b/>
                    <w:bCs/>
                  </w:rPr>
                </w:rPrChange>
              </w:rPr>
              <w:t>Quantidade</w:t>
            </w:r>
          </w:p>
        </w:tc>
      </w:tr>
      <w:tr w:rsidR="005B2F3E" w:rsidRPr="00EA4F92" w14:paraId="24B65B82" w14:textId="77777777" w:rsidTr="00F0161F">
        <w:tc>
          <w:tcPr>
            <w:tcW w:w="3182" w:type="dxa"/>
          </w:tcPr>
          <w:p w14:paraId="183C5240" w14:textId="63C100BC" w:rsidR="005B2F3E" w:rsidRPr="00EA4F92" w:rsidRDefault="00F67F20" w:rsidP="00F0161F">
            <w:pPr>
              <w:pStyle w:val="TF-TEXTO-QUADRO"/>
              <w:rPr>
                <w:sz w:val="18"/>
                <w:szCs w:val="18"/>
                <w:rPrChange w:id="501" w:author="Dalton Solano dos Reis" w:date="2025-06-28T20:39:00Z" w16du:dateUtc="2025-06-28T23:39:00Z">
                  <w:rPr/>
                </w:rPrChange>
              </w:rPr>
            </w:pPr>
            <w:r w:rsidRPr="00EA4F92">
              <w:rPr>
                <w:sz w:val="18"/>
                <w:szCs w:val="18"/>
                <w:rPrChange w:id="502" w:author="Dalton Solano dos Reis" w:date="2025-06-28T20:39:00Z" w16du:dateUtc="2025-06-28T23:39:00Z">
                  <w:rPr/>
                </w:rPrChange>
              </w:rPr>
              <w:t>Tente dar 1 volta no estádio, se quiser marque o tempo e </w:t>
            </w:r>
            <w:del w:id="503" w:author="Dalton Solano dos Reis" w:date="2025-06-28T20:39:00Z" w16du:dateUtc="2025-06-28T23:39:00Z">
              <w:r w:rsidRPr="00EA4F92" w:rsidDel="00EA4F92">
                <w:rPr>
                  <w:sz w:val="18"/>
                  <w:szCs w:val="18"/>
                  <w:rPrChange w:id="504" w:author="Dalton Solano dos Reis" w:date="2025-06-28T20:39:00Z" w16du:dateUtc="2025-06-28T23:39:00Z">
                    <w:rPr/>
                  </w:rPrChange>
                </w:rPr>
                <w:delText xml:space="preserve"> </w:delText>
              </w:r>
            </w:del>
            <w:r w:rsidRPr="00EA4F92">
              <w:rPr>
                <w:sz w:val="18"/>
                <w:szCs w:val="18"/>
                <w:rPrChange w:id="505" w:author="Dalton Solano dos Reis" w:date="2025-06-28T20:39:00Z" w16du:dateUtc="2025-06-28T23:39:00Z">
                  <w:rPr/>
                </w:rPrChange>
              </w:rPr>
              <w:t>coloque ele abaixo na observação</w:t>
            </w:r>
          </w:p>
        </w:tc>
        <w:tc>
          <w:tcPr>
            <w:tcW w:w="5219" w:type="dxa"/>
          </w:tcPr>
          <w:p w14:paraId="5D2C3279" w14:textId="77777777" w:rsidR="005B2F3E" w:rsidRPr="00EA4F92" w:rsidRDefault="005B2F3E" w:rsidP="00F0161F">
            <w:pPr>
              <w:pStyle w:val="TF-TEXTO-QUADRO"/>
              <w:rPr>
                <w:sz w:val="18"/>
                <w:szCs w:val="18"/>
                <w:rPrChange w:id="506" w:author="Dalton Solano dos Reis" w:date="2025-06-28T20:39:00Z" w16du:dateUtc="2025-06-28T23:39:00Z">
                  <w:rPr/>
                </w:rPrChange>
              </w:rPr>
            </w:pPr>
            <w:r w:rsidRPr="00EA4F92">
              <w:rPr>
                <w:sz w:val="18"/>
                <w:szCs w:val="18"/>
                <w:rPrChange w:id="507" w:author="Dalton Solano dos Reis" w:date="2025-06-28T20:39:00Z" w16du:dateUtc="2025-06-28T23:39:00Z">
                  <w:rPr/>
                </w:rPrChange>
              </w:rPr>
              <w:t>Sim</w:t>
            </w:r>
          </w:p>
        </w:tc>
        <w:tc>
          <w:tcPr>
            <w:tcW w:w="1228" w:type="dxa"/>
          </w:tcPr>
          <w:p w14:paraId="039921E7" w14:textId="18452DB0" w:rsidR="005B2F3E" w:rsidRPr="00EA4F92" w:rsidRDefault="005B2F3E" w:rsidP="00F31592">
            <w:pPr>
              <w:pStyle w:val="TF-TEXTO-QUADRO"/>
              <w:jc w:val="right"/>
              <w:rPr>
                <w:sz w:val="18"/>
                <w:szCs w:val="18"/>
                <w:rPrChange w:id="508" w:author="Dalton Solano dos Reis" w:date="2025-06-28T20:39:00Z" w16du:dateUtc="2025-06-28T23:39:00Z">
                  <w:rPr/>
                </w:rPrChange>
              </w:rPr>
              <w:pPrChange w:id="509" w:author="Dalton Solano dos Reis" w:date="2025-06-28T20:52:00Z" w16du:dateUtc="2025-06-28T23:52:00Z">
                <w:pPr>
                  <w:pStyle w:val="TF-TEXTO-QUADRO"/>
                </w:pPr>
              </w:pPrChange>
            </w:pPr>
            <w:r w:rsidRPr="00EA4F92">
              <w:rPr>
                <w:sz w:val="18"/>
                <w:szCs w:val="18"/>
                <w:rPrChange w:id="510" w:author="Dalton Solano dos Reis" w:date="2025-06-28T20:39:00Z" w16du:dateUtc="2025-06-28T23:39:00Z">
                  <w:rPr/>
                </w:rPrChange>
              </w:rPr>
              <w:t>100</w:t>
            </w:r>
            <w:ins w:id="511" w:author="Dalton Solano dos Reis" w:date="2025-06-28T20:51:00Z" w16du:dateUtc="2025-06-28T23:51:00Z">
              <w:r w:rsidR="00F31592">
                <w:rPr>
                  <w:sz w:val="18"/>
                  <w:szCs w:val="18"/>
                </w:rPr>
                <w:t>,00</w:t>
              </w:r>
            </w:ins>
            <w:r w:rsidRPr="00EA4F92">
              <w:rPr>
                <w:sz w:val="18"/>
                <w:szCs w:val="18"/>
                <w:rPrChange w:id="512" w:author="Dalton Solano dos Reis" w:date="2025-06-28T20:39:00Z" w16du:dateUtc="2025-06-28T23:39:00Z">
                  <w:rPr/>
                </w:rPrChange>
              </w:rPr>
              <w:t>%</w:t>
            </w:r>
          </w:p>
        </w:tc>
      </w:tr>
      <w:tr w:rsidR="005B2F3E" w:rsidRPr="00EA4F92" w14:paraId="796C1792" w14:textId="77777777" w:rsidTr="00F0161F">
        <w:tc>
          <w:tcPr>
            <w:tcW w:w="3182" w:type="dxa"/>
          </w:tcPr>
          <w:p w14:paraId="02E153BC" w14:textId="59AAB6BF" w:rsidR="005B2F3E" w:rsidRPr="00EA4F92" w:rsidRDefault="00F67F20" w:rsidP="00F0161F">
            <w:pPr>
              <w:pStyle w:val="TF-TEXTO-QUADRO"/>
              <w:rPr>
                <w:sz w:val="18"/>
                <w:szCs w:val="18"/>
                <w:rPrChange w:id="513" w:author="Dalton Solano dos Reis" w:date="2025-06-28T20:39:00Z" w16du:dateUtc="2025-06-28T23:39:00Z">
                  <w:rPr/>
                </w:rPrChange>
              </w:rPr>
            </w:pPr>
            <w:r w:rsidRPr="00EA4F92">
              <w:rPr>
                <w:sz w:val="18"/>
                <w:szCs w:val="18"/>
                <w:rPrChange w:id="514" w:author="Dalton Solano dos Reis" w:date="2025-06-28T20:39:00Z" w16du:dateUtc="2025-06-28T23:39:00Z">
                  <w:rPr/>
                </w:rPrChange>
              </w:rPr>
              <w:t>Pare na parte mais externa da curva e tente iniciar o carro desse ponto para fazer uma volta</w:t>
            </w:r>
          </w:p>
        </w:tc>
        <w:tc>
          <w:tcPr>
            <w:tcW w:w="5219" w:type="dxa"/>
          </w:tcPr>
          <w:p w14:paraId="19560E0B" w14:textId="77777777" w:rsidR="005B2F3E" w:rsidRPr="00EA4F92" w:rsidRDefault="005B2F3E" w:rsidP="00F0161F">
            <w:pPr>
              <w:pStyle w:val="TF-TEXTO-QUADRO"/>
              <w:rPr>
                <w:sz w:val="18"/>
                <w:szCs w:val="18"/>
                <w:rPrChange w:id="515" w:author="Dalton Solano dos Reis" w:date="2025-06-28T20:39:00Z" w16du:dateUtc="2025-06-28T23:39:00Z">
                  <w:rPr/>
                </w:rPrChange>
              </w:rPr>
            </w:pPr>
            <w:r w:rsidRPr="00EA4F92">
              <w:rPr>
                <w:sz w:val="18"/>
                <w:szCs w:val="18"/>
                <w:rPrChange w:id="516" w:author="Dalton Solano dos Reis" w:date="2025-06-28T20:39:00Z" w16du:dateUtc="2025-06-28T23:39:00Z">
                  <w:rPr/>
                </w:rPrChange>
              </w:rPr>
              <w:t>Sim</w:t>
            </w:r>
          </w:p>
          <w:p w14:paraId="15657F10" w14:textId="77777777" w:rsidR="005B2F3E" w:rsidRPr="00EA4F92" w:rsidRDefault="005B2F3E" w:rsidP="00F0161F">
            <w:pPr>
              <w:pStyle w:val="TF-TEXTO-QUADRO"/>
              <w:rPr>
                <w:sz w:val="18"/>
                <w:szCs w:val="18"/>
                <w:rPrChange w:id="517" w:author="Dalton Solano dos Reis" w:date="2025-06-28T20:39:00Z" w16du:dateUtc="2025-06-28T23:39:00Z">
                  <w:rPr/>
                </w:rPrChange>
              </w:rPr>
            </w:pPr>
            <w:r w:rsidRPr="00EA4F92">
              <w:rPr>
                <w:sz w:val="18"/>
                <w:szCs w:val="18"/>
                <w:rPrChange w:id="518" w:author="Dalton Solano dos Reis" w:date="2025-06-28T20:39:00Z" w16du:dateUtc="2025-06-28T23:39:00Z">
                  <w:rPr/>
                </w:rPrChange>
              </w:rPr>
              <w:t>Não</w:t>
            </w:r>
          </w:p>
        </w:tc>
        <w:tc>
          <w:tcPr>
            <w:tcW w:w="1228" w:type="dxa"/>
          </w:tcPr>
          <w:p w14:paraId="71C842BB" w14:textId="33D7F066" w:rsidR="005B2F3E" w:rsidRPr="00EA4F92" w:rsidRDefault="005B2F3E" w:rsidP="00F31592">
            <w:pPr>
              <w:pStyle w:val="TF-TEXTO-QUADRO"/>
              <w:jc w:val="right"/>
              <w:rPr>
                <w:sz w:val="18"/>
                <w:szCs w:val="18"/>
                <w:rPrChange w:id="519" w:author="Dalton Solano dos Reis" w:date="2025-06-28T20:39:00Z" w16du:dateUtc="2025-06-28T23:39:00Z">
                  <w:rPr/>
                </w:rPrChange>
              </w:rPr>
              <w:pPrChange w:id="520" w:author="Dalton Solano dos Reis" w:date="2025-06-28T20:52:00Z" w16du:dateUtc="2025-06-28T23:52:00Z">
                <w:pPr>
                  <w:pStyle w:val="TF-TEXTO-QUADRO"/>
                </w:pPr>
              </w:pPrChange>
            </w:pPr>
            <w:r w:rsidRPr="00EA4F92">
              <w:rPr>
                <w:sz w:val="18"/>
                <w:szCs w:val="18"/>
                <w:rPrChange w:id="521" w:author="Dalton Solano dos Reis" w:date="2025-06-28T20:39:00Z" w16du:dateUtc="2025-06-28T23:39:00Z">
                  <w:rPr/>
                </w:rPrChange>
              </w:rPr>
              <w:t>83</w:t>
            </w:r>
            <w:ins w:id="522" w:author="Dalton Solano dos Reis" w:date="2025-06-28T20:51:00Z" w16du:dateUtc="2025-06-28T23:51:00Z">
              <w:r w:rsidR="00F31592">
                <w:rPr>
                  <w:sz w:val="18"/>
                  <w:szCs w:val="18"/>
                </w:rPr>
                <w:t>,</w:t>
              </w:r>
            </w:ins>
            <w:del w:id="523" w:author="Dalton Solano dos Reis" w:date="2025-06-28T20:51:00Z" w16du:dateUtc="2025-06-28T23:51:00Z">
              <w:r w:rsidRPr="00EA4F92" w:rsidDel="00F31592">
                <w:rPr>
                  <w:sz w:val="18"/>
                  <w:szCs w:val="18"/>
                  <w:rPrChange w:id="524" w:author="Dalton Solano dos Reis" w:date="2025-06-28T20:39:00Z" w16du:dateUtc="2025-06-28T23:39:00Z">
                    <w:rPr/>
                  </w:rPrChange>
                </w:rPr>
                <w:delText>.</w:delText>
              </w:r>
            </w:del>
            <w:r w:rsidRPr="00EA4F92">
              <w:rPr>
                <w:sz w:val="18"/>
                <w:szCs w:val="18"/>
                <w:rPrChange w:id="525" w:author="Dalton Solano dos Reis" w:date="2025-06-28T20:39:00Z" w16du:dateUtc="2025-06-28T23:39:00Z">
                  <w:rPr/>
                </w:rPrChange>
              </w:rPr>
              <w:t>33%</w:t>
            </w:r>
          </w:p>
          <w:p w14:paraId="2AB4E96F" w14:textId="4847EFED" w:rsidR="005B2F3E" w:rsidRPr="00EA4F92" w:rsidRDefault="005B2F3E" w:rsidP="00F31592">
            <w:pPr>
              <w:pStyle w:val="TF-TEXTO-QUADRO"/>
              <w:jc w:val="right"/>
              <w:rPr>
                <w:sz w:val="18"/>
                <w:szCs w:val="18"/>
                <w:rPrChange w:id="526" w:author="Dalton Solano dos Reis" w:date="2025-06-28T20:39:00Z" w16du:dateUtc="2025-06-28T23:39:00Z">
                  <w:rPr/>
                </w:rPrChange>
              </w:rPr>
              <w:pPrChange w:id="527" w:author="Dalton Solano dos Reis" w:date="2025-06-28T20:52:00Z" w16du:dateUtc="2025-06-28T23:52:00Z">
                <w:pPr>
                  <w:pStyle w:val="TF-TEXTO-QUADRO"/>
                </w:pPr>
              </w:pPrChange>
            </w:pPr>
            <w:r w:rsidRPr="00EA4F92">
              <w:rPr>
                <w:sz w:val="18"/>
                <w:szCs w:val="18"/>
                <w:rPrChange w:id="528" w:author="Dalton Solano dos Reis" w:date="2025-06-28T20:39:00Z" w16du:dateUtc="2025-06-28T23:39:00Z">
                  <w:rPr/>
                </w:rPrChange>
              </w:rPr>
              <w:t>16</w:t>
            </w:r>
            <w:ins w:id="529" w:author="Dalton Solano dos Reis" w:date="2025-06-28T20:51:00Z" w16du:dateUtc="2025-06-28T23:51:00Z">
              <w:r w:rsidR="00F31592">
                <w:rPr>
                  <w:sz w:val="18"/>
                  <w:szCs w:val="18"/>
                </w:rPr>
                <w:t>,</w:t>
              </w:r>
            </w:ins>
            <w:del w:id="530" w:author="Dalton Solano dos Reis" w:date="2025-06-28T20:51:00Z" w16du:dateUtc="2025-06-28T23:51:00Z">
              <w:r w:rsidRPr="00EA4F92" w:rsidDel="00F31592">
                <w:rPr>
                  <w:sz w:val="18"/>
                  <w:szCs w:val="18"/>
                  <w:rPrChange w:id="531" w:author="Dalton Solano dos Reis" w:date="2025-06-28T20:39:00Z" w16du:dateUtc="2025-06-28T23:39:00Z">
                    <w:rPr/>
                  </w:rPrChange>
                </w:rPr>
                <w:delText>.</w:delText>
              </w:r>
            </w:del>
            <w:r w:rsidRPr="00EA4F92">
              <w:rPr>
                <w:sz w:val="18"/>
                <w:szCs w:val="18"/>
                <w:rPrChange w:id="532" w:author="Dalton Solano dos Reis" w:date="2025-06-28T20:39:00Z" w16du:dateUtc="2025-06-28T23:39:00Z">
                  <w:rPr/>
                </w:rPrChange>
              </w:rPr>
              <w:t>67%</w:t>
            </w:r>
          </w:p>
        </w:tc>
      </w:tr>
      <w:tr w:rsidR="00F67F20" w:rsidRPr="00EA4F92" w14:paraId="79546CAF" w14:textId="77777777" w:rsidTr="00F0161F">
        <w:tc>
          <w:tcPr>
            <w:tcW w:w="3182" w:type="dxa"/>
          </w:tcPr>
          <w:p w14:paraId="42D12A7C" w14:textId="47D0B3B2" w:rsidR="00F67F20" w:rsidRPr="00EA4F92" w:rsidRDefault="00F67F20" w:rsidP="00F67F20">
            <w:pPr>
              <w:pStyle w:val="TF-TEXTO-QUADRO"/>
              <w:rPr>
                <w:sz w:val="18"/>
                <w:szCs w:val="18"/>
                <w:rPrChange w:id="533" w:author="Dalton Solano dos Reis" w:date="2025-06-28T20:39:00Z" w16du:dateUtc="2025-06-28T23:39:00Z">
                  <w:rPr/>
                </w:rPrChange>
              </w:rPr>
            </w:pPr>
            <w:r w:rsidRPr="00EA4F92">
              <w:rPr>
                <w:sz w:val="18"/>
                <w:szCs w:val="18"/>
                <w:rPrChange w:id="534" w:author="Dalton Solano dos Reis" w:date="2025-06-28T20:39:00Z" w16du:dateUtc="2025-06-28T23:39:00Z">
                  <w:rPr/>
                </w:rPrChange>
              </w:rPr>
              <w:t>Pare na parte mais interna da curva e tente iniciar o carro desse ponto para fazer uma volta</w:t>
            </w:r>
          </w:p>
        </w:tc>
        <w:tc>
          <w:tcPr>
            <w:tcW w:w="5219" w:type="dxa"/>
          </w:tcPr>
          <w:p w14:paraId="19A02A76" w14:textId="77777777" w:rsidR="00F67F20" w:rsidRPr="00EA4F92" w:rsidRDefault="00F67F20" w:rsidP="00F67F20">
            <w:pPr>
              <w:pStyle w:val="TF-TEXTO-QUADRO"/>
              <w:rPr>
                <w:sz w:val="18"/>
                <w:szCs w:val="18"/>
                <w:rPrChange w:id="535" w:author="Dalton Solano dos Reis" w:date="2025-06-28T20:39:00Z" w16du:dateUtc="2025-06-28T23:39:00Z">
                  <w:rPr/>
                </w:rPrChange>
              </w:rPr>
            </w:pPr>
            <w:r w:rsidRPr="00EA4F92">
              <w:rPr>
                <w:sz w:val="18"/>
                <w:szCs w:val="18"/>
                <w:rPrChange w:id="536" w:author="Dalton Solano dos Reis" w:date="2025-06-28T20:39:00Z" w16du:dateUtc="2025-06-28T23:39:00Z">
                  <w:rPr/>
                </w:rPrChange>
              </w:rPr>
              <w:t>Sim</w:t>
            </w:r>
          </w:p>
          <w:p w14:paraId="6D57A6FE" w14:textId="3089AAF0" w:rsidR="00F67F20" w:rsidRPr="00EA4F92" w:rsidRDefault="00F67F20" w:rsidP="00F67F20">
            <w:pPr>
              <w:pStyle w:val="TF-TEXTO-QUADRO"/>
              <w:rPr>
                <w:sz w:val="18"/>
                <w:szCs w:val="18"/>
                <w:rPrChange w:id="537" w:author="Dalton Solano dos Reis" w:date="2025-06-28T20:39:00Z" w16du:dateUtc="2025-06-28T23:39:00Z">
                  <w:rPr/>
                </w:rPrChange>
              </w:rPr>
            </w:pPr>
            <w:r w:rsidRPr="00EA4F92">
              <w:rPr>
                <w:sz w:val="18"/>
                <w:szCs w:val="18"/>
                <w:rPrChange w:id="538" w:author="Dalton Solano dos Reis" w:date="2025-06-28T20:39:00Z" w16du:dateUtc="2025-06-28T23:39:00Z">
                  <w:rPr/>
                </w:rPrChange>
              </w:rPr>
              <w:t>Não</w:t>
            </w:r>
          </w:p>
        </w:tc>
        <w:tc>
          <w:tcPr>
            <w:tcW w:w="1228" w:type="dxa"/>
          </w:tcPr>
          <w:p w14:paraId="4E17F458" w14:textId="0B2182CF" w:rsidR="00F67F20" w:rsidRPr="00EA4F92" w:rsidRDefault="00F67F20" w:rsidP="00F31592">
            <w:pPr>
              <w:pStyle w:val="TF-TEXTO-QUADRO"/>
              <w:jc w:val="right"/>
              <w:rPr>
                <w:sz w:val="18"/>
                <w:szCs w:val="18"/>
                <w:rPrChange w:id="539" w:author="Dalton Solano dos Reis" w:date="2025-06-28T20:39:00Z" w16du:dateUtc="2025-06-28T23:39:00Z">
                  <w:rPr/>
                </w:rPrChange>
              </w:rPr>
              <w:pPrChange w:id="540" w:author="Dalton Solano dos Reis" w:date="2025-06-28T20:52:00Z" w16du:dateUtc="2025-06-28T23:52:00Z">
                <w:pPr>
                  <w:pStyle w:val="TF-TEXTO-QUADRO"/>
                </w:pPr>
              </w:pPrChange>
            </w:pPr>
            <w:r w:rsidRPr="00EA4F92">
              <w:rPr>
                <w:sz w:val="18"/>
                <w:szCs w:val="18"/>
                <w:rPrChange w:id="541" w:author="Dalton Solano dos Reis" w:date="2025-06-28T20:39:00Z" w16du:dateUtc="2025-06-28T23:39:00Z">
                  <w:rPr/>
                </w:rPrChange>
              </w:rPr>
              <w:t>83</w:t>
            </w:r>
            <w:ins w:id="542" w:author="Dalton Solano dos Reis" w:date="2025-06-28T20:51:00Z" w16du:dateUtc="2025-06-28T23:51:00Z">
              <w:r w:rsidR="00F31592">
                <w:rPr>
                  <w:sz w:val="18"/>
                  <w:szCs w:val="18"/>
                </w:rPr>
                <w:t>,</w:t>
              </w:r>
            </w:ins>
            <w:del w:id="543" w:author="Dalton Solano dos Reis" w:date="2025-06-28T20:51:00Z" w16du:dateUtc="2025-06-28T23:51:00Z">
              <w:r w:rsidRPr="00EA4F92" w:rsidDel="00F31592">
                <w:rPr>
                  <w:sz w:val="18"/>
                  <w:szCs w:val="18"/>
                  <w:rPrChange w:id="544" w:author="Dalton Solano dos Reis" w:date="2025-06-28T20:39:00Z" w16du:dateUtc="2025-06-28T23:39:00Z">
                    <w:rPr/>
                  </w:rPrChange>
                </w:rPr>
                <w:delText>.</w:delText>
              </w:r>
            </w:del>
            <w:r w:rsidRPr="00EA4F92">
              <w:rPr>
                <w:sz w:val="18"/>
                <w:szCs w:val="18"/>
                <w:rPrChange w:id="545" w:author="Dalton Solano dos Reis" w:date="2025-06-28T20:39:00Z" w16du:dateUtc="2025-06-28T23:39:00Z">
                  <w:rPr/>
                </w:rPrChange>
              </w:rPr>
              <w:t>33%</w:t>
            </w:r>
          </w:p>
          <w:p w14:paraId="56AE5735" w14:textId="555882B6" w:rsidR="00F67F20" w:rsidRPr="00EA4F92" w:rsidRDefault="00F67F20" w:rsidP="00F31592">
            <w:pPr>
              <w:pStyle w:val="TF-TEXTO-QUADRO"/>
              <w:jc w:val="right"/>
              <w:rPr>
                <w:sz w:val="18"/>
                <w:szCs w:val="18"/>
                <w:rPrChange w:id="546" w:author="Dalton Solano dos Reis" w:date="2025-06-28T20:39:00Z" w16du:dateUtc="2025-06-28T23:39:00Z">
                  <w:rPr/>
                </w:rPrChange>
              </w:rPr>
              <w:pPrChange w:id="547" w:author="Dalton Solano dos Reis" w:date="2025-06-28T20:52:00Z" w16du:dateUtc="2025-06-28T23:52:00Z">
                <w:pPr>
                  <w:pStyle w:val="TF-TEXTO-QUADRO"/>
                </w:pPr>
              </w:pPrChange>
            </w:pPr>
            <w:r w:rsidRPr="00EA4F92">
              <w:rPr>
                <w:sz w:val="18"/>
                <w:szCs w:val="18"/>
                <w:rPrChange w:id="548" w:author="Dalton Solano dos Reis" w:date="2025-06-28T20:39:00Z" w16du:dateUtc="2025-06-28T23:39:00Z">
                  <w:rPr/>
                </w:rPrChange>
              </w:rPr>
              <w:t>16</w:t>
            </w:r>
            <w:ins w:id="549" w:author="Dalton Solano dos Reis" w:date="2025-06-28T20:51:00Z" w16du:dateUtc="2025-06-28T23:51:00Z">
              <w:r w:rsidR="00F31592">
                <w:rPr>
                  <w:sz w:val="18"/>
                  <w:szCs w:val="18"/>
                </w:rPr>
                <w:t>,</w:t>
              </w:r>
            </w:ins>
            <w:del w:id="550" w:author="Dalton Solano dos Reis" w:date="2025-06-28T20:51:00Z" w16du:dateUtc="2025-06-28T23:51:00Z">
              <w:r w:rsidRPr="00EA4F92" w:rsidDel="00F31592">
                <w:rPr>
                  <w:sz w:val="18"/>
                  <w:szCs w:val="18"/>
                  <w:rPrChange w:id="551" w:author="Dalton Solano dos Reis" w:date="2025-06-28T20:39:00Z" w16du:dateUtc="2025-06-28T23:39:00Z">
                    <w:rPr/>
                  </w:rPrChange>
                </w:rPr>
                <w:delText>.</w:delText>
              </w:r>
            </w:del>
            <w:r w:rsidRPr="00EA4F92">
              <w:rPr>
                <w:sz w:val="18"/>
                <w:szCs w:val="18"/>
                <w:rPrChange w:id="552" w:author="Dalton Solano dos Reis" w:date="2025-06-28T20:39:00Z" w16du:dateUtc="2025-06-28T23:39:00Z">
                  <w:rPr/>
                </w:rPrChange>
              </w:rPr>
              <w:t>67%</w:t>
            </w:r>
          </w:p>
        </w:tc>
      </w:tr>
      <w:tr w:rsidR="005B2F3E" w:rsidRPr="00EA4F92" w14:paraId="56262CB1" w14:textId="77777777" w:rsidTr="00F0161F">
        <w:tc>
          <w:tcPr>
            <w:tcW w:w="3182" w:type="dxa"/>
          </w:tcPr>
          <w:p w14:paraId="36DA6D03" w14:textId="77777777" w:rsidR="005B2F3E" w:rsidRPr="00EA4F92" w:rsidRDefault="005B2F3E" w:rsidP="00F0161F">
            <w:pPr>
              <w:pStyle w:val="TF-TEXTO-QUADRO"/>
              <w:rPr>
                <w:sz w:val="18"/>
                <w:szCs w:val="18"/>
                <w:rPrChange w:id="553" w:author="Dalton Solano dos Reis" w:date="2025-06-28T20:39:00Z" w16du:dateUtc="2025-06-28T23:39:00Z">
                  <w:rPr/>
                </w:rPrChange>
              </w:rPr>
            </w:pPr>
            <w:r w:rsidRPr="00EA4F92">
              <w:rPr>
                <w:sz w:val="18"/>
                <w:szCs w:val="18"/>
                <w:rPrChange w:id="554" w:author="Dalton Solano dos Reis" w:date="2025-06-28T20:39:00Z" w16du:dateUtc="2025-06-28T23:39:00Z">
                  <w:rPr/>
                </w:rPrChange>
              </w:rPr>
              <w:t>Reinicie a cena e habilite o modo de pista molhada e tente dar 3 voltas no estádio da maneira mais rápida possível, se quiser marque o tempo e coloque ele abaixo na observação</w:t>
            </w:r>
          </w:p>
        </w:tc>
        <w:tc>
          <w:tcPr>
            <w:tcW w:w="5219" w:type="dxa"/>
          </w:tcPr>
          <w:p w14:paraId="7494D43E" w14:textId="77777777" w:rsidR="005B2F3E" w:rsidRPr="00EA4F92" w:rsidRDefault="005B2F3E" w:rsidP="00F0161F">
            <w:pPr>
              <w:pStyle w:val="TF-TEXTO-QUADRO"/>
              <w:rPr>
                <w:sz w:val="18"/>
                <w:szCs w:val="18"/>
                <w:rPrChange w:id="555" w:author="Dalton Solano dos Reis" w:date="2025-06-28T20:39:00Z" w16du:dateUtc="2025-06-28T23:39:00Z">
                  <w:rPr/>
                </w:rPrChange>
              </w:rPr>
            </w:pPr>
            <w:r w:rsidRPr="00EA4F92">
              <w:rPr>
                <w:sz w:val="18"/>
                <w:szCs w:val="18"/>
                <w:rPrChange w:id="556" w:author="Dalton Solano dos Reis" w:date="2025-06-28T20:39:00Z" w16du:dateUtc="2025-06-28T23:39:00Z">
                  <w:rPr/>
                </w:rPrChange>
              </w:rPr>
              <w:t>Sim</w:t>
            </w:r>
          </w:p>
        </w:tc>
        <w:tc>
          <w:tcPr>
            <w:tcW w:w="1228" w:type="dxa"/>
          </w:tcPr>
          <w:p w14:paraId="0C9F4BA8" w14:textId="5898CC84" w:rsidR="005B2F3E" w:rsidRPr="00EA4F92" w:rsidRDefault="005B2F3E" w:rsidP="00F31592">
            <w:pPr>
              <w:pStyle w:val="TF-TEXTO-QUADRO"/>
              <w:jc w:val="right"/>
              <w:rPr>
                <w:sz w:val="18"/>
                <w:szCs w:val="18"/>
                <w:rPrChange w:id="557" w:author="Dalton Solano dos Reis" w:date="2025-06-28T20:39:00Z" w16du:dateUtc="2025-06-28T23:39:00Z">
                  <w:rPr/>
                </w:rPrChange>
              </w:rPr>
              <w:pPrChange w:id="558" w:author="Dalton Solano dos Reis" w:date="2025-06-28T20:52:00Z" w16du:dateUtc="2025-06-28T23:52:00Z">
                <w:pPr>
                  <w:pStyle w:val="TF-TEXTO-QUADRO"/>
                </w:pPr>
              </w:pPrChange>
            </w:pPr>
            <w:r w:rsidRPr="00EA4F92">
              <w:rPr>
                <w:sz w:val="18"/>
                <w:szCs w:val="18"/>
                <w:rPrChange w:id="559" w:author="Dalton Solano dos Reis" w:date="2025-06-28T20:39:00Z" w16du:dateUtc="2025-06-28T23:39:00Z">
                  <w:rPr/>
                </w:rPrChange>
              </w:rPr>
              <w:t>100</w:t>
            </w:r>
            <w:ins w:id="560" w:author="Dalton Solano dos Reis" w:date="2025-06-28T20:51:00Z" w16du:dateUtc="2025-06-28T23:51:00Z">
              <w:r w:rsidR="00F31592">
                <w:rPr>
                  <w:sz w:val="18"/>
                  <w:szCs w:val="18"/>
                </w:rPr>
                <w:t>,00</w:t>
              </w:r>
            </w:ins>
            <w:r w:rsidRPr="00EA4F92">
              <w:rPr>
                <w:sz w:val="18"/>
                <w:szCs w:val="18"/>
                <w:rPrChange w:id="561" w:author="Dalton Solano dos Reis" w:date="2025-06-28T20:39:00Z" w16du:dateUtc="2025-06-28T23:39:00Z">
                  <w:rPr/>
                </w:rPrChange>
              </w:rPr>
              <w:t>%</w:t>
            </w:r>
          </w:p>
        </w:tc>
      </w:tr>
    </w:tbl>
    <w:p w14:paraId="118D7924" w14:textId="77777777" w:rsidR="005B2F3E" w:rsidRDefault="005B2F3E" w:rsidP="005B2F3E">
      <w:pPr>
        <w:pStyle w:val="TF-FONTE"/>
      </w:pPr>
      <w:r>
        <w:t>Fonte: Elaborado pelo autor.</w:t>
      </w:r>
    </w:p>
    <w:p w14:paraId="2598A13B" w14:textId="1B9B223A" w:rsidR="005B2F3E" w:rsidRDefault="00F67F20" w:rsidP="001B2F1E">
      <w:pPr>
        <w:pStyle w:val="TF-TEXTO"/>
        <w:rPr>
          <w:ins w:id="562" w:author="Dalton Solano dos Reis" w:date="2025-06-28T20:42:00Z" w16du:dateUtc="2025-06-28T23:42:00Z"/>
        </w:rPr>
      </w:pPr>
      <w:r>
        <w:t>O Quadro 1</w:t>
      </w:r>
      <w:r w:rsidR="00C56D5E">
        <w:t>0</w:t>
      </w:r>
      <w:r>
        <w:t xml:space="preserve"> refere-se </w:t>
      </w:r>
      <w:ins w:id="563" w:author="Dalton Solano dos Reis" w:date="2025-06-28T20:40:00Z" w16du:dateUtc="2025-06-28T23:40:00Z">
        <w:r w:rsidR="00EA4F92">
          <w:t xml:space="preserve">ao cenário </w:t>
        </w:r>
        <w:r w:rsidR="00EA4F92">
          <w:t>Off Road</w:t>
        </w:r>
        <w:r w:rsidR="00EA4F92">
          <w:t xml:space="preserve"> </w:t>
        </w:r>
      </w:ins>
      <w:del w:id="564" w:author="Dalton Solano dos Reis" w:date="2025-06-28T20:40:00Z" w16du:dateUtc="2025-06-28T23:40:00Z">
        <w:r w:rsidDel="00EA4F92">
          <w:delText>a pista off road</w:delText>
        </w:r>
      </w:del>
      <w:ins w:id="565" w:author="Dalton Solano dos Reis" w:date="2025-06-28T20:40:00Z" w16du:dateUtc="2025-06-28T23:40:00Z">
        <w:r w:rsidR="00EA4F92">
          <w:t xml:space="preserve"> (Figura 3)</w:t>
        </w:r>
      </w:ins>
      <w:r>
        <w:t xml:space="preserve">, onde seu objetivo é completar voltas simples com e sem o modo de pista de terra. O teste tinha a intenção de isolar o comportamento em um ambiente </w:t>
      </w:r>
      <w:commentRangeStart w:id="566"/>
      <w:r>
        <w:t xml:space="preserve">promisso </w:t>
      </w:r>
      <w:commentRangeEnd w:id="566"/>
      <w:r w:rsidR="00EA4F92">
        <w:rPr>
          <w:rStyle w:val="Refdecomentrio"/>
        </w:rPr>
        <w:commentReference w:id="566"/>
      </w:r>
      <w:r>
        <w:t xml:space="preserve">com o cenário mais imersivo. Os comentários dos testes mostraram efetividade em passar a sensação de </w:t>
      </w:r>
      <w:r w:rsidR="00B370CE">
        <w:t>arranque pesado, direção derrapando e tremendo como a realidade.</w:t>
      </w:r>
      <w:r>
        <w:t xml:space="preserve"> </w:t>
      </w:r>
    </w:p>
    <w:p w14:paraId="46DE448F" w14:textId="77777777" w:rsidR="00EA4F92" w:rsidRDefault="00EA4F92" w:rsidP="001B2F1E">
      <w:pPr>
        <w:pStyle w:val="TF-TEXTO"/>
        <w:rPr>
          <w:ins w:id="567" w:author="Dalton Solano dos Reis" w:date="2025-06-28T20:42:00Z" w16du:dateUtc="2025-06-28T23:42:00Z"/>
        </w:rPr>
      </w:pPr>
    </w:p>
    <w:p w14:paraId="30606BF8" w14:textId="77777777" w:rsidR="00EA4F92" w:rsidRDefault="00EA4F92" w:rsidP="001B2F1E">
      <w:pPr>
        <w:pStyle w:val="TF-TEXTO"/>
      </w:pPr>
    </w:p>
    <w:p w14:paraId="6A963023" w14:textId="3BF5BBEC" w:rsidR="00F67F20" w:rsidRDefault="00F67F20" w:rsidP="00F67F20">
      <w:pPr>
        <w:pStyle w:val="TF-LEGENDA"/>
      </w:pPr>
      <w:r>
        <w:lastRenderedPageBreak/>
        <w:t>Quadro 1</w:t>
      </w:r>
      <w:r w:rsidR="00C56D5E">
        <w:t>0</w:t>
      </w:r>
      <w:r>
        <w:t xml:space="preserve"> – Usabilidade </w:t>
      </w:r>
      <w:ins w:id="568" w:author="Dalton Solano dos Reis" w:date="2025-06-28T20:42:00Z" w16du:dateUtc="2025-06-28T23:42:00Z">
        <w:r w:rsidR="00EA4F92">
          <w:t xml:space="preserve">cenário </w:t>
        </w:r>
      </w:ins>
      <w:r>
        <w:t>Off Road</w:t>
      </w:r>
    </w:p>
    <w:tbl>
      <w:tblPr>
        <w:tblStyle w:val="Tabelacomgrade"/>
        <w:tblW w:w="0" w:type="auto"/>
        <w:tblLook w:val="04A0" w:firstRow="1" w:lastRow="0" w:firstColumn="1" w:lastColumn="0" w:noHBand="0" w:noVBand="1"/>
      </w:tblPr>
      <w:tblGrid>
        <w:gridCol w:w="3182"/>
        <w:gridCol w:w="5219"/>
        <w:gridCol w:w="1228"/>
      </w:tblGrid>
      <w:tr w:rsidR="00F67F20" w:rsidRPr="00EA4F92" w14:paraId="285F91A4" w14:textId="77777777" w:rsidTr="00F0161F">
        <w:tc>
          <w:tcPr>
            <w:tcW w:w="3182" w:type="dxa"/>
          </w:tcPr>
          <w:p w14:paraId="1EC1B031" w14:textId="77777777" w:rsidR="00F67F20" w:rsidRPr="00EA4F92" w:rsidRDefault="00F67F20" w:rsidP="00F0161F">
            <w:pPr>
              <w:pStyle w:val="TF-TEXTO-QUADRO"/>
              <w:rPr>
                <w:b/>
                <w:bCs/>
                <w:sz w:val="18"/>
                <w:szCs w:val="18"/>
                <w:rPrChange w:id="569" w:author="Dalton Solano dos Reis" w:date="2025-06-28T20:43:00Z" w16du:dateUtc="2025-06-28T23:43:00Z">
                  <w:rPr>
                    <w:b/>
                    <w:bCs/>
                  </w:rPr>
                </w:rPrChange>
              </w:rPr>
            </w:pPr>
            <w:r w:rsidRPr="00EA4F92">
              <w:rPr>
                <w:b/>
                <w:bCs/>
                <w:sz w:val="18"/>
                <w:szCs w:val="18"/>
                <w:rPrChange w:id="570" w:author="Dalton Solano dos Reis" w:date="2025-06-28T20:43:00Z" w16du:dateUtc="2025-06-28T23:43:00Z">
                  <w:rPr>
                    <w:b/>
                    <w:bCs/>
                  </w:rPr>
                </w:rPrChange>
              </w:rPr>
              <w:t>Pergunta</w:t>
            </w:r>
          </w:p>
        </w:tc>
        <w:tc>
          <w:tcPr>
            <w:tcW w:w="5219" w:type="dxa"/>
          </w:tcPr>
          <w:p w14:paraId="07911CD9" w14:textId="77777777" w:rsidR="00F67F20" w:rsidRPr="00EA4F92" w:rsidRDefault="00F67F20" w:rsidP="00F0161F">
            <w:pPr>
              <w:pStyle w:val="TF-TEXTO-QUADRO"/>
              <w:rPr>
                <w:b/>
                <w:bCs/>
                <w:sz w:val="18"/>
                <w:szCs w:val="18"/>
                <w:rPrChange w:id="571" w:author="Dalton Solano dos Reis" w:date="2025-06-28T20:43:00Z" w16du:dateUtc="2025-06-28T23:43:00Z">
                  <w:rPr>
                    <w:b/>
                    <w:bCs/>
                  </w:rPr>
                </w:rPrChange>
              </w:rPr>
            </w:pPr>
            <w:r w:rsidRPr="00EA4F92">
              <w:rPr>
                <w:b/>
                <w:bCs/>
                <w:sz w:val="18"/>
                <w:szCs w:val="18"/>
                <w:rPrChange w:id="572" w:author="Dalton Solano dos Reis" w:date="2025-06-28T20:43:00Z" w16du:dateUtc="2025-06-28T23:43:00Z">
                  <w:rPr>
                    <w:b/>
                    <w:bCs/>
                  </w:rPr>
                </w:rPrChange>
              </w:rPr>
              <w:t>Resposta</w:t>
            </w:r>
          </w:p>
        </w:tc>
        <w:tc>
          <w:tcPr>
            <w:tcW w:w="1228" w:type="dxa"/>
          </w:tcPr>
          <w:p w14:paraId="650C6A86" w14:textId="77777777" w:rsidR="00F67F20" w:rsidRPr="00EA4F92" w:rsidRDefault="00F67F20" w:rsidP="00F0161F">
            <w:pPr>
              <w:pStyle w:val="TF-TEXTO-QUADRO"/>
              <w:rPr>
                <w:b/>
                <w:bCs/>
                <w:sz w:val="18"/>
                <w:szCs w:val="18"/>
                <w:rPrChange w:id="573" w:author="Dalton Solano dos Reis" w:date="2025-06-28T20:43:00Z" w16du:dateUtc="2025-06-28T23:43:00Z">
                  <w:rPr>
                    <w:b/>
                    <w:bCs/>
                  </w:rPr>
                </w:rPrChange>
              </w:rPr>
            </w:pPr>
            <w:r w:rsidRPr="00EA4F92">
              <w:rPr>
                <w:b/>
                <w:bCs/>
                <w:sz w:val="18"/>
                <w:szCs w:val="18"/>
                <w:rPrChange w:id="574" w:author="Dalton Solano dos Reis" w:date="2025-06-28T20:43:00Z" w16du:dateUtc="2025-06-28T23:43:00Z">
                  <w:rPr>
                    <w:b/>
                    <w:bCs/>
                  </w:rPr>
                </w:rPrChange>
              </w:rPr>
              <w:t>Quantidade</w:t>
            </w:r>
          </w:p>
        </w:tc>
      </w:tr>
      <w:tr w:rsidR="00F67F20" w:rsidRPr="00EA4F92" w14:paraId="395B6753" w14:textId="77777777" w:rsidTr="00F0161F">
        <w:tc>
          <w:tcPr>
            <w:tcW w:w="3182" w:type="dxa"/>
          </w:tcPr>
          <w:p w14:paraId="7562F6D3" w14:textId="678881B9" w:rsidR="00F67F20" w:rsidRPr="00EA4F92" w:rsidRDefault="00F67F20" w:rsidP="00F67F20">
            <w:pPr>
              <w:pStyle w:val="TF-TEXTO-QUADRO"/>
              <w:rPr>
                <w:sz w:val="18"/>
                <w:szCs w:val="18"/>
                <w:rPrChange w:id="575" w:author="Dalton Solano dos Reis" w:date="2025-06-28T20:43:00Z" w16du:dateUtc="2025-06-28T23:43:00Z">
                  <w:rPr/>
                </w:rPrChange>
              </w:rPr>
            </w:pPr>
            <w:r w:rsidRPr="00EA4F92">
              <w:rPr>
                <w:sz w:val="18"/>
                <w:szCs w:val="18"/>
                <w:rPrChange w:id="576" w:author="Dalton Solano dos Reis" w:date="2025-06-28T20:43:00Z" w16du:dateUtc="2025-06-28T23:43:00Z">
                  <w:rPr/>
                </w:rPrChange>
              </w:rPr>
              <w:t>Tente dar 1 volta no estádio, se quiser marque o tempo e </w:t>
            </w:r>
            <w:del w:id="577" w:author="Dalton Solano dos Reis" w:date="2025-06-28T20:43:00Z" w16du:dateUtc="2025-06-28T23:43:00Z">
              <w:r w:rsidRPr="00EA4F92" w:rsidDel="00EA4F92">
                <w:rPr>
                  <w:sz w:val="18"/>
                  <w:szCs w:val="18"/>
                  <w:rPrChange w:id="578" w:author="Dalton Solano dos Reis" w:date="2025-06-28T20:43:00Z" w16du:dateUtc="2025-06-28T23:43:00Z">
                    <w:rPr/>
                  </w:rPrChange>
                </w:rPr>
                <w:delText xml:space="preserve"> </w:delText>
              </w:r>
            </w:del>
            <w:r w:rsidRPr="00EA4F92">
              <w:rPr>
                <w:sz w:val="18"/>
                <w:szCs w:val="18"/>
                <w:rPrChange w:id="579" w:author="Dalton Solano dos Reis" w:date="2025-06-28T20:43:00Z" w16du:dateUtc="2025-06-28T23:43:00Z">
                  <w:rPr/>
                </w:rPrChange>
              </w:rPr>
              <w:t>coloque ele abaixo na observação</w:t>
            </w:r>
          </w:p>
        </w:tc>
        <w:tc>
          <w:tcPr>
            <w:tcW w:w="5219" w:type="dxa"/>
          </w:tcPr>
          <w:p w14:paraId="04C0D3FB" w14:textId="77777777" w:rsidR="00F67F20" w:rsidRPr="00EA4F92" w:rsidRDefault="00F67F20" w:rsidP="00F67F20">
            <w:pPr>
              <w:pStyle w:val="TF-TEXTO-QUADRO"/>
              <w:rPr>
                <w:sz w:val="18"/>
                <w:szCs w:val="18"/>
                <w:rPrChange w:id="580" w:author="Dalton Solano dos Reis" w:date="2025-06-28T20:43:00Z" w16du:dateUtc="2025-06-28T23:43:00Z">
                  <w:rPr/>
                </w:rPrChange>
              </w:rPr>
            </w:pPr>
            <w:r w:rsidRPr="00EA4F92">
              <w:rPr>
                <w:sz w:val="18"/>
                <w:szCs w:val="18"/>
                <w:rPrChange w:id="581" w:author="Dalton Solano dos Reis" w:date="2025-06-28T20:43:00Z" w16du:dateUtc="2025-06-28T23:43:00Z">
                  <w:rPr/>
                </w:rPrChange>
              </w:rPr>
              <w:t>Sim</w:t>
            </w:r>
          </w:p>
          <w:p w14:paraId="70A3E9F8" w14:textId="7490E79F" w:rsidR="00F67F20" w:rsidRPr="00EA4F92" w:rsidRDefault="00F67F20" w:rsidP="00F67F20">
            <w:pPr>
              <w:pStyle w:val="TF-TEXTO-QUADRO"/>
              <w:rPr>
                <w:sz w:val="18"/>
                <w:szCs w:val="18"/>
                <w:rPrChange w:id="582" w:author="Dalton Solano dos Reis" w:date="2025-06-28T20:43:00Z" w16du:dateUtc="2025-06-28T23:43:00Z">
                  <w:rPr/>
                </w:rPrChange>
              </w:rPr>
            </w:pPr>
            <w:r w:rsidRPr="00EA4F92">
              <w:rPr>
                <w:sz w:val="18"/>
                <w:szCs w:val="18"/>
                <w:rPrChange w:id="583" w:author="Dalton Solano dos Reis" w:date="2025-06-28T20:43:00Z" w16du:dateUtc="2025-06-28T23:43:00Z">
                  <w:rPr/>
                </w:rPrChange>
              </w:rPr>
              <w:t>Não</w:t>
            </w:r>
          </w:p>
        </w:tc>
        <w:tc>
          <w:tcPr>
            <w:tcW w:w="1228" w:type="dxa"/>
          </w:tcPr>
          <w:p w14:paraId="47B940F7" w14:textId="47988D11" w:rsidR="00F67F20" w:rsidRPr="00EA4F92" w:rsidRDefault="00F67F20" w:rsidP="00F31592">
            <w:pPr>
              <w:pStyle w:val="TF-TEXTO-QUADRO"/>
              <w:jc w:val="right"/>
              <w:rPr>
                <w:sz w:val="18"/>
                <w:szCs w:val="18"/>
                <w:rPrChange w:id="584" w:author="Dalton Solano dos Reis" w:date="2025-06-28T20:43:00Z" w16du:dateUtc="2025-06-28T23:43:00Z">
                  <w:rPr/>
                </w:rPrChange>
              </w:rPr>
              <w:pPrChange w:id="585" w:author="Dalton Solano dos Reis" w:date="2025-06-28T20:52:00Z" w16du:dateUtc="2025-06-28T23:52:00Z">
                <w:pPr>
                  <w:pStyle w:val="TF-TEXTO-QUADRO"/>
                </w:pPr>
              </w:pPrChange>
            </w:pPr>
            <w:r w:rsidRPr="00EA4F92">
              <w:rPr>
                <w:sz w:val="18"/>
                <w:szCs w:val="18"/>
                <w:rPrChange w:id="586" w:author="Dalton Solano dos Reis" w:date="2025-06-28T20:43:00Z" w16du:dateUtc="2025-06-28T23:43:00Z">
                  <w:rPr/>
                </w:rPrChange>
              </w:rPr>
              <w:t>83</w:t>
            </w:r>
            <w:ins w:id="587" w:author="Dalton Solano dos Reis" w:date="2025-06-28T20:51:00Z" w16du:dateUtc="2025-06-28T23:51:00Z">
              <w:r w:rsidR="00F31592">
                <w:rPr>
                  <w:sz w:val="18"/>
                  <w:szCs w:val="18"/>
                </w:rPr>
                <w:t>,</w:t>
              </w:r>
            </w:ins>
            <w:del w:id="588" w:author="Dalton Solano dos Reis" w:date="2025-06-28T20:51:00Z" w16du:dateUtc="2025-06-28T23:51:00Z">
              <w:r w:rsidRPr="00EA4F92" w:rsidDel="00F31592">
                <w:rPr>
                  <w:sz w:val="18"/>
                  <w:szCs w:val="18"/>
                  <w:rPrChange w:id="589" w:author="Dalton Solano dos Reis" w:date="2025-06-28T20:43:00Z" w16du:dateUtc="2025-06-28T23:43:00Z">
                    <w:rPr/>
                  </w:rPrChange>
                </w:rPr>
                <w:delText>.</w:delText>
              </w:r>
            </w:del>
            <w:r w:rsidRPr="00EA4F92">
              <w:rPr>
                <w:sz w:val="18"/>
                <w:szCs w:val="18"/>
                <w:rPrChange w:id="590" w:author="Dalton Solano dos Reis" w:date="2025-06-28T20:43:00Z" w16du:dateUtc="2025-06-28T23:43:00Z">
                  <w:rPr/>
                </w:rPrChange>
              </w:rPr>
              <w:t>33%</w:t>
            </w:r>
          </w:p>
          <w:p w14:paraId="5B53CFE5" w14:textId="6B408A32" w:rsidR="00F67F20" w:rsidRPr="00EA4F92" w:rsidRDefault="00F67F20" w:rsidP="00F31592">
            <w:pPr>
              <w:pStyle w:val="TF-TEXTO-QUADRO"/>
              <w:jc w:val="right"/>
              <w:rPr>
                <w:sz w:val="18"/>
                <w:szCs w:val="18"/>
                <w:rPrChange w:id="591" w:author="Dalton Solano dos Reis" w:date="2025-06-28T20:43:00Z" w16du:dateUtc="2025-06-28T23:43:00Z">
                  <w:rPr/>
                </w:rPrChange>
              </w:rPr>
              <w:pPrChange w:id="592" w:author="Dalton Solano dos Reis" w:date="2025-06-28T20:52:00Z" w16du:dateUtc="2025-06-28T23:52:00Z">
                <w:pPr>
                  <w:pStyle w:val="TF-TEXTO-QUADRO"/>
                </w:pPr>
              </w:pPrChange>
            </w:pPr>
            <w:r w:rsidRPr="00EA4F92">
              <w:rPr>
                <w:sz w:val="18"/>
                <w:szCs w:val="18"/>
                <w:rPrChange w:id="593" w:author="Dalton Solano dos Reis" w:date="2025-06-28T20:43:00Z" w16du:dateUtc="2025-06-28T23:43:00Z">
                  <w:rPr/>
                </w:rPrChange>
              </w:rPr>
              <w:t>16</w:t>
            </w:r>
            <w:ins w:id="594" w:author="Dalton Solano dos Reis" w:date="2025-06-28T20:51:00Z" w16du:dateUtc="2025-06-28T23:51:00Z">
              <w:r w:rsidR="00F31592">
                <w:rPr>
                  <w:sz w:val="18"/>
                  <w:szCs w:val="18"/>
                </w:rPr>
                <w:t>,</w:t>
              </w:r>
            </w:ins>
            <w:del w:id="595" w:author="Dalton Solano dos Reis" w:date="2025-06-28T20:51:00Z" w16du:dateUtc="2025-06-28T23:51:00Z">
              <w:r w:rsidRPr="00EA4F92" w:rsidDel="00F31592">
                <w:rPr>
                  <w:sz w:val="18"/>
                  <w:szCs w:val="18"/>
                  <w:rPrChange w:id="596" w:author="Dalton Solano dos Reis" w:date="2025-06-28T20:43:00Z" w16du:dateUtc="2025-06-28T23:43:00Z">
                    <w:rPr/>
                  </w:rPrChange>
                </w:rPr>
                <w:delText>.</w:delText>
              </w:r>
            </w:del>
            <w:r w:rsidRPr="00EA4F92">
              <w:rPr>
                <w:sz w:val="18"/>
                <w:szCs w:val="18"/>
                <w:rPrChange w:id="597" w:author="Dalton Solano dos Reis" w:date="2025-06-28T20:43:00Z" w16du:dateUtc="2025-06-28T23:43:00Z">
                  <w:rPr/>
                </w:rPrChange>
              </w:rPr>
              <w:t>67%</w:t>
            </w:r>
          </w:p>
        </w:tc>
      </w:tr>
      <w:tr w:rsidR="00F67F20" w:rsidRPr="00EA4F92" w14:paraId="0B01E581" w14:textId="77777777" w:rsidTr="00F0161F">
        <w:tc>
          <w:tcPr>
            <w:tcW w:w="3182" w:type="dxa"/>
          </w:tcPr>
          <w:p w14:paraId="02979A8C" w14:textId="73D79B0C" w:rsidR="00F67F20" w:rsidRPr="00EA4F92" w:rsidRDefault="00F67F20" w:rsidP="00F0161F">
            <w:pPr>
              <w:pStyle w:val="TF-TEXTO-QUADRO"/>
              <w:rPr>
                <w:sz w:val="18"/>
                <w:szCs w:val="18"/>
                <w:rPrChange w:id="598" w:author="Dalton Solano dos Reis" w:date="2025-06-28T20:43:00Z" w16du:dateUtc="2025-06-28T23:43:00Z">
                  <w:rPr/>
                </w:rPrChange>
              </w:rPr>
            </w:pPr>
            <w:r w:rsidRPr="00EA4F92">
              <w:rPr>
                <w:sz w:val="18"/>
                <w:szCs w:val="18"/>
                <w:rPrChange w:id="599" w:author="Dalton Solano dos Reis" w:date="2025-06-28T20:43:00Z" w16du:dateUtc="2025-06-28T23:43:00Z">
                  <w:rPr/>
                </w:rPrChange>
              </w:rPr>
              <w:t>Reinicie a cena e desabilite o modo pista de terra e tente dar 3 voltas no estádio da maneira mais rápida possível, se quiser marque o tempo e </w:t>
            </w:r>
            <w:del w:id="600" w:author="Dalton Solano dos Reis" w:date="2025-06-28T20:43:00Z" w16du:dateUtc="2025-06-28T23:43:00Z">
              <w:r w:rsidRPr="00EA4F92" w:rsidDel="00EA4F92">
                <w:rPr>
                  <w:sz w:val="18"/>
                  <w:szCs w:val="18"/>
                  <w:rPrChange w:id="601" w:author="Dalton Solano dos Reis" w:date="2025-06-28T20:43:00Z" w16du:dateUtc="2025-06-28T23:43:00Z">
                    <w:rPr/>
                  </w:rPrChange>
                </w:rPr>
                <w:delText xml:space="preserve"> </w:delText>
              </w:r>
            </w:del>
            <w:r w:rsidRPr="00EA4F92">
              <w:rPr>
                <w:sz w:val="18"/>
                <w:szCs w:val="18"/>
                <w:rPrChange w:id="602" w:author="Dalton Solano dos Reis" w:date="2025-06-28T20:43:00Z" w16du:dateUtc="2025-06-28T23:43:00Z">
                  <w:rPr/>
                </w:rPrChange>
              </w:rPr>
              <w:t>coloque ele abaixo na observação</w:t>
            </w:r>
          </w:p>
        </w:tc>
        <w:tc>
          <w:tcPr>
            <w:tcW w:w="5219" w:type="dxa"/>
          </w:tcPr>
          <w:p w14:paraId="0D10939A" w14:textId="77777777" w:rsidR="00F67F20" w:rsidRPr="00EA4F92" w:rsidRDefault="00F67F20" w:rsidP="00F0161F">
            <w:pPr>
              <w:pStyle w:val="TF-TEXTO-QUADRO"/>
              <w:rPr>
                <w:sz w:val="18"/>
                <w:szCs w:val="18"/>
                <w:rPrChange w:id="603" w:author="Dalton Solano dos Reis" w:date="2025-06-28T20:43:00Z" w16du:dateUtc="2025-06-28T23:43:00Z">
                  <w:rPr/>
                </w:rPrChange>
              </w:rPr>
            </w:pPr>
            <w:r w:rsidRPr="00EA4F92">
              <w:rPr>
                <w:sz w:val="18"/>
                <w:szCs w:val="18"/>
                <w:rPrChange w:id="604" w:author="Dalton Solano dos Reis" w:date="2025-06-28T20:43:00Z" w16du:dateUtc="2025-06-28T23:43:00Z">
                  <w:rPr/>
                </w:rPrChange>
              </w:rPr>
              <w:t>Sim</w:t>
            </w:r>
          </w:p>
          <w:p w14:paraId="4FFB2AE7" w14:textId="77777777" w:rsidR="00F67F20" w:rsidRPr="00EA4F92" w:rsidRDefault="00F67F20" w:rsidP="00F0161F">
            <w:pPr>
              <w:pStyle w:val="TF-TEXTO-QUADRO"/>
              <w:rPr>
                <w:sz w:val="18"/>
                <w:szCs w:val="18"/>
                <w:rPrChange w:id="605" w:author="Dalton Solano dos Reis" w:date="2025-06-28T20:43:00Z" w16du:dateUtc="2025-06-28T23:43:00Z">
                  <w:rPr/>
                </w:rPrChange>
              </w:rPr>
            </w:pPr>
            <w:r w:rsidRPr="00EA4F92">
              <w:rPr>
                <w:sz w:val="18"/>
                <w:szCs w:val="18"/>
                <w:rPrChange w:id="606" w:author="Dalton Solano dos Reis" w:date="2025-06-28T20:43:00Z" w16du:dateUtc="2025-06-28T23:43:00Z">
                  <w:rPr/>
                </w:rPrChange>
              </w:rPr>
              <w:t>Não</w:t>
            </w:r>
          </w:p>
        </w:tc>
        <w:tc>
          <w:tcPr>
            <w:tcW w:w="1228" w:type="dxa"/>
          </w:tcPr>
          <w:p w14:paraId="71A9B3FA" w14:textId="2AAA2A83" w:rsidR="00F67F20" w:rsidRPr="00EA4F92" w:rsidRDefault="00F67F20" w:rsidP="00F31592">
            <w:pPr>
              <w:pStyle w:val="TF-TEXTO-QUADRO"/>
              <w:jc w:val="right"/>
              <w:rPr>
                <w:sz w:val="18"/>
                <w:szCs w:val="18"/>
                <w:rPrChange w:id="607" w:author="Dalton Solano dos Reis" w:date="2025-06-28T20:43:00Z" w16du:dateUtc="2025-06-28T23:43:00Z">
                  <w:rPr/>
                </w:rPrChange>
              </w:rPr>
              <w:pPrChange w:id="608" w:author="Dalton Solano dos Reis" w:date="2025-06-28T20:52:00Z" w16du:dateUtc="2025-06-28T23:52:00Z">
                <w:pPr>
                  <w:pStyle w:val="TF-TEXTO-QUADRO"/>
                </w:pPr>
              </w:pPrChange>
            </w:pPr>
            <w:r w:rsidRPr="00EA4F92">
              <w:rPr>
                <w:sz w:val="18"/>
                <w:szCs w:val="18"/>
                <w:rPrChange w:id="609" w:author="Dalton Solano dos Reis" w:date="2025-06-28T20:43:00Z" w16du:dateUtc="2025-06-28T23:43:00Z">
                  <w:rPr/>
                </w:rPrChange>
              </w:rPr>
              <w:t>83</w:t>
            </w:r>
            <w:ins w:id="610" w:author="Dalton Solano dos Reis" w:date="2025-06-28T20:51:00Z" w16du:dateUtc="2025-06-28T23:51:00Z">
              <w:r w:rsidR="00F31592">
                <w:rPr>
                  <w:sz w:val="18"/>
                  <w:szCs w:val="18"/>
                </w:rPr>
                <w:t>,</w:t>
              </w:r>
            </w:ins>
            <w:del w:id="611" w:author="Dalton Solano dos Reis" w:date="2025-06-28T20:51:00Z" w16du:dateUtc="2025-06-28T23:51:00Z">
              <w:r w:rsidRPr="00EA4F92" w:rsidDel="00F31592">
                <w:rPr>
                  <w:sz w:val="18"/>
                  <w:szCs w:val="18"/>
                  <w:rPrChange w:id="612" w:author="Dalton Solano dos Reis" w:date="2025-06-28T20:43:00Z" w16du:dateUtc="2025-06-28T23:43:00Z">
                    <w:rPr/>
                  </w:rPrChange>
                </w:rPr>
                <w:delText>.</w:delText>
              </w:r>
            </w:del>
            <w:r w:rsidRPr="00EA4F92">
              <w:rPr>
                <w:sz w:val="18"/>
                <w:szCs w:val="18"/>
                <w:rPrChange w:id="613" w:author="Dalton Solano dos Reis" w:date="2025-06-28T20:43:00Z" w16du:dateUtc="2025-06-28T23:43:00Z">
                  <w:rPr/>
                </w:rPrChange>
              </w:rPr>
              <w:t>33%</w:t>
            </w:r>
          </w:p>
          <w:p w14:paraId="166A6719" w14:textId="1C078E84" w:rsidR="00F67F20" w:rsidRPr="00EA4F92" w:rsidRDefault="00F67F20" w:rsidP="00F31592">
            <w:pPr>
              <w:pStyle w:val="TF-TEXTO-QUADRO"/>
              <w:jc w:val="right"/>
              <w:rPr>
                <w:sz w:val="18"/>
                <w:szCs w:val="18"/>
                <w:rPrChange w:id="614" w:author="Dalton Solano dos Reis" w:date="2025-06-28T20:43:00Z" w16du:dateUtc="2025-06-28T23:43:00Z">
                  <w:rPr/>
                </w:rPrChange>
              </w:rPr>
              <w:pPrChange w:id="615" w:author="Dalton Solano dos Reis" w:date="2025-06-28T20:52:00Z" w16du:dateUtc="2025-06-28T23:52:00Z">
                <w:pPr>
                  <w:pStyle w:val="TF-TEXTO-QUADRO"/>
                </w:pPr>
              </w:pPrChange>
            </w:pPr>
            <w:r w:rsidRPr="00EA4F92">
              <w:rPr>
                <w:sz w:val="18"/>
                <w:szCs w:val="18"/>
                <w:rPrChange w:id="616" w:author="Dalton Solano dos Reis" w:date="2025-06-28T20:43:00Z" w16du:dateUtc="2025-06-28T23:43:00Z">
                  <w:rPr/>
                </w:rPrChange>
              </w:rPr>
              <w:t>16</w:t>
            </w:r>
            <w:ins w:id="617" w:author="Dalton Solano dos Reis" w:date="2025-06-28T20:51:00Z" w16du:dateUtc="2025-06-28T23:51:00Z">
              <w:r w:rsidR="00F31592">
                <w:rPr>
                  <w:sz w:val="18"/>
                  <w:szCs w:val="18"/>
                </w:rPr>
                <w:t>,</w:t>
              </w:r>
            </w:ins>
            <w:del w:id="618" w:author="Dalton Solano dos Reis" w:date="2025-06-28T20:51:00Z" w16du:dateUtc="2025-06-28T23:51:00Z">
              <w:r w:rsidRPr="00EA4F92" w:rsidDel="00F31592">
                <w:rPr>
                  <w:sz w:val="18"/>
                  <w:szCs w:val="18"/>
                  <w:rPrChange w:id="619" w:author="Dalton Solano dos Reis" w:date="2025-06-28T20:43:00Z" w16du:dateUtc="2025-06-28T23:43:00Z">
                    <w:rPr/>
                  </w:rPrChange>
                </w:rPr>
                <w:delText>.</w:delText>
              </w:r>
            </w:del>
            <w:r w:rsidRPr="00EA4F92">
              <w:rPr>
                <w:sz w:val="18"/>
                <w:szCs w:val="18"/>
                <w:rPrChange w:id="620" w:author="Dalton Solano dos Reis" w:date="2025-06-28T20:43:00Z" w16du:dateUtc="2025-06-28T23:43:00Z">
                  <w:rPr/>
                </w:rPrChange>
              </w:rPr>
              <w:t>67%</w:t>
            </w:r>
          </w:p>
        </w:tc>
      </w:tr>
    </w:tbl>
    <w:p w14:paraId="1784B1A7" w14:textId="77777777" w:rsidR="00F67F20" w:rsidRDefault="00F67F20" w:rsidP="00F67F20">
      <w:pPr>
        <w:pStyle w:val="TF-FONTE"/>
      </w:pPr>
      <w:r>
        <w:t>Fonte: Elaborado pelo autor.</w:t>
      </w:r>
    </w:p>
    <w:p w14:paraId="4D41A650" w14:textId="26B73B60" w:rsidR="00F67F20" w:rsidRDefault="00B370CE" w:rsidP="001B2F1E">
      <w:pPr>
        <w:pStyle w:val="TF-TEXTO"/>
      </w:pPr>
      <w:r>
        <w:t>O Quadro 11 demonstra os resultados do cenário do Morro</w:t>
      </w:r>
      <w:ins w:id="621" w:author="Dalton Solano dos Reis" w:date="2025-06-28T20:44:00Z" w16du:dateUtc="2025-06-28T23:44:00Z">
        <w:r w:rsidR="00EA4F92">
          <w:t xml:space="preserve"> (Figura 5)</w:t>
        </w:r>
      </w:ins>
      <w:r>
        <w:t xml:space="preserve">, seu objetivo é mostrar parte do realismo de subir e trocar a marcha em um morro. </w:t>
      </w:r>
      <w:commentRangeStart w:id="622"/>
      <w:r>
        <w:t xml:space="preserve">Os comentários e testes mostram como é mais difícil subir um morro do que </w:t>
      </w:r>
      <w:r w:rsidR="00C8161B">
        <w:t>andar em um ambiente plano</w:t>
      </w:r>
      <w:commentRangeEnd w:id="622"/>
      <w:r w:rsidR="00EA4F92">
        <w:rPr>
          <w:rStyle w:val="Refdecomentrio"/>
        </w:rPr>
        <w:commentReference w:id="622"/>
      </w:r>
      <w:r w:rsidR="00C8161B">
        <w:t xml:space="preserve">. Dificuldade para trocar a marcha e iniciar o kart no meio do morro também mostram a similaridade com a dificuldade real. </w:t>
      </w:r>
    </w:p>
    <w:p w14:paraId="4FFD1202" w14:textId="31F64D49" w:rsidR="00B370CE" w:rsidRDefault="00B370CE" w:rsidP="00B370CE">
      <w:pPr>
        <w:pStyle w:val="TF-LEGENDA"/>
      </w:pPr>
      <w:r>
        <w:t xml:space="preserve">Quadro 11 – Usabilidade </w:t>
      </w:r>
      <w:ins w:id="623" w:author="Dalton Solano dos Reis" w:date="2025-06-28T20:45:00Z" w16du:dateUtc="2025-06-28T23:45:00Z">
        <w:r w:rsidR="00EA4F92">
          <w:t xml:space="preserve">cenário </w:t>
        </w:r>
      </w:ins>
      <w:r>
        <w:t>Morro</w:t>
      </w:r>
    </w:p>
    <w:tbl>
      <w:tblPr>
        <w:tblStyle w:val="Tabelacomgrade"/>
        <w:tblW w:w="0" w:type="auto"/>
        <w:tblLook w:val="04A0" w:firstRow="1" w:lastRow="0" w:firstColumn="1" w:lastColumn="0" w:noHBand="0" w:noVBand="1"/>
      </w:tblPr>
      <w:tblGrid>
        <w:gridCol w:w="3182"/>
        <w:gridCol w:w="5219"/>
        <w:gridCol w:w="1228"/>
      </w:tblGrid>
      <w:tr w:rsidR="00B370CE" w:rsidRPr="00EA4F92" w14:paraId="4D11C1EB" w14:textId="77777777" w:rsidTr="00F0161F">
        <w:tc>
          <w:tcPr>
            <w:tcW w:w="3182" w:type="dxa"/>
          </w:tcPr>
          <w:p w14:paraId="3AA8AED8" w14:textId="77777777" w:rsidR="00B370CE" w:rsidRPr="00EA4F92" w:rsidRDefault="00B370CE" w:rsidP="00F0161F">
            <w:pPr>
              <w:pStyle w:val="TF-TEXTO-QUADRO"/>
              <w:rPr>
                <w:b/>
                <w:bCs/>
                <w:sz w:val="18"/>
                <w:szCs w:val="18"/>
                <w:rPrChange w:id="624" w:author="Dalton Solano dos Reis" w:date="2025-06-28T20:45:00Z" w16du:dateUtc="2025-06-28T23:45:00Z">
                  <w:rPr>
                    <w:b/>
                    <w:bCs/>
                  </w:rPr>
                </w:rPrChange>
              </w:rPr>
            </w:pPr>
            <w:r w:rsidRPr="00EA4F92">
              <w:rPr>
                <w:b/>
                <w:bCs/>
                <w:sz w:val="18"/>
                <w:szCs w:val="18"/>
                <w:rPrChange w:id="625" w:author="Dalton Solano dos Reis" w:date="2025-06-28T20:45:00Z" w16du:dateUtc="2025-06-28T23:45:00Z">
                  <w:rPr>
                    <w:b/>
                    <w:bCs/>
                  </w:rPr>
                </w:rPrChange>
              </w:rPr>
              <w:t>Pergunta</w:t>
            </w:r>
          </w:p>
        </w:tc>
        <w:tc>
          <w:tcPr>
            <w:tcW w:w="5219" w:type="dxa"/>
          </w:tcPr>
          <w:p w14:paraId="74485F52" w14:textId="77777777" w:rsidR="00B370CE" w:rsidRPr="00EA4F92" w:rsidRDefault="00B370CE" w:rsidP="00F0161F">
            <w:pPr>
              <w:pStyle w:val="TF-TEXTO-QUADRO"/>
              <w:rPr>
                <w:b/>
                <w:bCs/>
                <w:sz w:val="18"/>
                <w:szCs w:val="18"/>
                <w:rPrChange w:id="626" w:author="Dalton Solano dos Reis" w:date="2025-06-28T20:45:00Z" w16du:dateUtc="2025-06-28T23:45:00Z">
                  <w:rPr>
                    <w:b/>
                    <w:bCs/>
                  </w:rPr>
                </w:rPrChange>
              </w:rPr>
            </w:pPr>
            <w:r w:rsidRPr="00EA4F92">
              <w:rPr>
                <w:b/>
                <w:bCs/>
                <w:sz w:val="18"/>
                <w:szCs w:val="18"/>
                <w:rPrChange w:id="627" w:author="Dalton Solano dos Reis" w:date="2025-06-28T20:45:00Z" w16du:dateUtc="2025-06-28T23:45:00Z">
                  <w:rPr>
                    <w:b/>
                    <w:bCs/>
                  </w:rPr>
                </w:rPrChange>
              </w:rPr>
              <w:t>Resposta</w:t>
            </w:r>
          </w:p>
        </w:tc>
        <w:tc>
          <w:tcPr>
            <w:tcW w:w="1228" w:type="dxa"/>
          </w:tcPr>
          <w:p w14:paraId="177DB83D" w14:textId="77777777" w:rsidR="00B370CE" w:rsidRPr="00EA4F92" w:rsidRDefault="00B370CE" w:rsidP="00F0161F">
            <w:pPr>
              <w:pStyle w:val="TF-TEXTO-QUADRO"/>
              <w:rPr>
                <w:b/>
                <w:bCs/>
                <w:sz w:val="18"/>
                <w:szCs w:val="18"/>
                <w:rPrChange w:id="628" w:author="Dalton Solano dos Reis" w:date="2025-06-28T20:45:00Z" w16du:dateUtc="2025-06-28T23:45:00Z">
                  <w:rPr>
                    <w:b/>
                    <w:bCs/>
                  </w:rPr>
                </w:rPrChange>
              </w:rPr>
            </w:pPr>
            <w:r w:rsidRPr="00EA4F92">
              <w:rPr>
                <w:b/>
                <w:bCs/>
                <w:sz w:val="18"/>
                <w:szCs w:val="18"/>
                <w:rPrChange w:id="629" w:author="Dalton Solano dos Reis" w:date="2025-06-28T20:45:00Z" w16du:dateUtc="2025-06-28T23:45:00Z">
                  <w:rPr>
                    <w:b/>
                    <w:bCs/>
                  </w:rPr>
                </w:rPrChange>
              </w:rPr>
              <w:t>Quantidade</w:t>
            </w:r>
          </w:p>
        </w:tc>
      </w:tr>
      <w:tr w:rsidR="00B370CE" w:rsidRPr="00EA4F92" w14:paraId="04B7C4DB" w14:textId="77777777" w:rsidTr="00F0161F">
        <w:tc>
          <w:tcPr>
            <w:tcW w:w="3182" w:type="dxa"/>
          </w:tcPr>
          <w:p w14:paraId="3D493255" w14:textId="03F4BA3D" w:rsidR="00B370CE" w:rsidRPr="00EA4F92" w:rsidRDefault="00B370CE" w:rsidP="00F0161F">
            <w:pPr>
              <w:pStyle w:val="TF-TEXTO-QUADRO"/>
              <w:rPr>
                <w:sz w:val="18"/>
                <w:szCs w:val="18"/>
                <w:rPrChange w:id="630" w:author="Dalton Solano dos Reis" w:date="2025-06-28T20:45:00Z" w16du:dateUtc="2025-06-28T23:45:00Z">
                  <w:rPr/>
                </w:rPrChange>
              </w:rPr>
            </w:pPr>
            <w:r w:rsidRPr="00EA4F92">
              <w:rPr>
                <w:sz w:val="18"/>
                <w:szCs w:val="18"/>
                <w:rPrChange w:id="631" w:author="Dalton Solano dos Reis" w:date="2025-06-28T20:45:00Z" w16du:dateUtc="2025-06-28T23:45:00Z">
                  <w:rPr/>
                </w:rPrChange>
              </w:rPr>
              <w:t>Tente subir o morro apenas na primeira marcha em qual parte do morro você conseguiu chegar?</w:t>
            </w:r>
          </w:p>
        </w:tc>
        <w:tc>
          <w:tcPr>
            <w:tcW w:w="5219" w:type="dxa"/>
          </w:tcPr>
          <w:p w14:paraId="59ABDFDE" w14:textId="77967C3C" w:rsidR="00B370CE" w:rsidRPr="00EA4F92" w:rsidRDefault="00B370CE" w:rsidP="00F0161F">
            <w:pPr>
              <w:pStyle w:val="TF-TEXTO-QUADRO"/>
              <w:rPr>
                <w:sz w:val="18"/>
                <w:szCs w:val="18"/>
                <w:rPrChange w:id="632" w:author="Dalton Solano dos Reis" w:date="2025-06-28T20:45:00Z" w16du:dateUtc="2025-06-28T23:45:00Z">
                  <w:rPr/>
                </w:rPrChange>
              </w:rPr>
            </w:pPr>
            <w:r w:rsidRPr="00EA4F92">
              <w:rPr>
                <w:sz w:val="18"/>
                <w:szCs w:val="18"/>
                <w:rPrChange w:id="633" w:author="Dalton Solano dos Reis" w:date="2025-06-28T20:45:00Z" w16du:dateUtc="2025-06-28T23:45:00Z">
                  <w:rPr/>
                </w:rPrChange>
              </w:rPr>
              <w:t>Cheguei apenas na primeira parte vermelha</w:t>
            </w:r>
          </w:p>
          <w:p w14:paraId="53B6709E" w14:textId="1714FBD1" w:rsidR="00B370CE" w:rsidRPr="00EA4F92" w:rsidRDefault="00B370CE" w:rsidP="00F0161F">
            <w:pPr>
              <w:pStyle w:val="TF-TEXTO-QUADRO"/>
              <w:rPr>
                <w:sz w:val="18"/>
                <w:szCs w:val="18"/>
                <w:rPrChange w:id="634" w:author="Dalton Solano dos Reis" w:date="2025-06-28T20:45:00Z" w16du:dateUtc="2025-06-28T23:45:00Z">
                  <w:rPr/>
                </w:rPrChange>
              </w:rPr>
            </w:pPr>
            <w:r w:rsidRPr="00EA4F92">
              <w:rPr>
                <w:sz w:val="18"/>
                <w:szCs w:val="18"/>
                <w:rPrChange w:id="635" w:author="Dalton Solano dos Reis" w:date="2025-06-28T20:45:00Z" w16du:dateUtc="2025-06-28T23:45:00Z">
                  <w:rPr/>
                </w:rPrChange>
              </w:rPr>
              <w:t>Cheguei apenas na primeira parte verde</w:t>
            </w:r>
          </w:p>
          <w:p w14:paraId="34D27342" w14:textId="21CCBBF1" w:rsidR="00B370CE" w:rsidRPr="00EA4F92" w:rsidRDefault="00B370CE" w:rsidP="00F0161F">
            <w:pPr>
              <w:pStyle w:val="TF-TEXTO-QUADRO"/>
              <w:rPr>
                <w:sz w:val="18"/>
                <w:szCs w:val="18"/>
                <w:rPrChange w:id="636" w:author="Dalton Solano dos Reis" w:date="2025-06-28T20:45:00Z" w16du:dateUtc="2025-06-28T23:45:00Z">
                  <w:rPr/>
                </w:rPrChange>
              </w:rPr>
            </w:pPr>
            <w:r w:rsidRPr="00EA4F92">
              <w:rPr>
                <w:sz w:val="18"/>
                <w:szCs w:val="18"/>
                <w:rPrChange w:id="637" w:author="Dalton Solano dos Reis" w:date="2025-06-28T20:45:00Z" w16du:dateUtc="2025-06-28T23:45:00Z">
                  <w:rPr/>
                </w:rPrChange>
              </w:rPr>
              <w:t>Subi o morro todo</w:t>
            </w:r>
          </w:p>
        </w:tc>
        <w:tc>
          <w:tcPr>
            <w:tcW w:w="1228" w:type="dxa"/>
          </w:tcPr>
          <w:p w14:paraId="06F267BB" w14:textId="32011F93" w:rsidR="00B370CE" w:rsidRPr="00EA4F92" w:rsidRDefault="00B370CE" w:rsidP="00F31592">
            <w:pPr>
              <w:pStyle w:val="TF-TEXTO-QUADRO"/>
              <w:jc w:val="right"/>
              <w:rPr>
                <w:sz w:val="18"/>
                <w:szCs w:val="18"/>
                <w:rPrChange w:id="638" w:author="Dalton Solano dos Reis" w:date="2025-06-28T20:45:00Z" w16du:dateUtc="2025-06-28T23:45:00Z">
                  <w:rPr/>
                </w:rPrChange>
              </w:rPr>
              <w:pPrChange w:id="639" w:author="Dalton Solano dos Reis" w:date="2025-06-28T20:52:00Z" w16du:dateUtc="2025-06-28T23:52:00Z">
                <w:pPr>
                  <w:pStyle w:val="TF-TEXTO-QUADRO"/>
                </w:pPr>
              </w:pPrChange>
            </w:pPr>
            <w:r w:rsidRPr="00EA4F92">
              <w:rPr>
                <w:sz w:val="18"/>
                <w:szCs w:val="18"/>
                <w:rPrChange w:id="640" w:author="Dalton Solano dos Reis" w:date="2025-06-28T20:45:00Z" w16du:dateUtc="2025-06-28T23:45:00Z">
                  <w:rPr/>
                </w:rPrChange>
              </w:rPr>
              <w:t>16</w:t>
            </w:r>
            <w:ins w:id="641" w:author="Dalton Solano dos Reis" w:date="2025-06-28T20:51:00Z" w16du:dateUtc="2025-06-28T23:51:00Z">
              <w:r w:rsidR="00F31592">
                <w:rPr>
                  <w:sz w:val="18"/>
                  <w:szCs w:val="18"/>
                </w:rPr>
                <w:t>,</w:t>
              </w:r>
            </w:ins>
            <w:del w:id="642" w:author="Dalton Solano dos Reis" w:date="2025-06-28T20:51:00Z" w16du:dateUtc="2025-06-28T23:51:00Z">
              <w:r w:rsidRPr="00EA4F92" w:rsidDel="00F31592">
                <w:rPr>
                  <w:sz w:val="18"/>
                  <w:szCs w:val="18"/>
                  <w:rPrChange w:id="643" w:author="Dalton Solano dos Reis" w:date="2025-06-28T20:45:00Z" w16du:dateUtc="2025-06-28T23:45:00Z">
                    <w:rPr/>
                  </w:rPrChange>
                </w:rPr>
                <w:delText>.</w:delText>
              </w:r>
            </w:del>
            <w:r w:rsidRPr="00EA4F92">
              <w:rPr>
                <w:sz w:val="18"/>
                <w:szCs w:val="18"/>
                <w:rPrChange w:id="644" w:author="Dalton Solano dos Reis" w:date="2025-06-28T20:45:00Z" w16du:dateUtc="2025-06-28T23:45:00Z">
                  <w:rPr/>
                </w:rPrChange>
              </w:rPr>
              <w:t>67%</w:t>
            </w:r>
          </w:p>
          <w:p w14:paraId="559E8FD0" w14:textId="463B3124" w:rsidR="00B370CE" w:rsidRPr="00EA4F92" w:rsidRDefault="00B370CE" w:rsidP="00F31592">
            <w:pPr>
              <w:pStyle w:val="TF-TEXTO-QUADRO"/>
              <w:jc w:val="right"/>
              <w:rPr>
                <w:sz w:val="18"/>
                <w:szCs w:val="18"/>
                <w:rPrChange w:id="645" w:author="Dalton Solano dos Reis" w:date="2025-06-28T20:45:00Z" w16du:dateUtc="2025-06-28T23:45:00Z">
                  <w:rPr/>
                </w:rPrChange>
              </w:rPr>
              <w:pPrChange w:id="646" w:author="Dalton Solano dos Reis" w:date="2025-06-28T20:52:00Z" w16du:dateUtc="2025-06-28T23:52:00Z">
                <w:pPr>
                  <w:pStyle w:val="TF-TEXTO-QUADRO"/>
                </w:pPr>
              </w:pPrChange>
            </w:pPr>
            <w:r w:rsidRPr="00EA4F92">
              <w:rPr>
                <w:sz w:val="18"/>
                <w:szCs w:val="18"/>
                <w:rPrChange w:id="647" w:author="Dalton Solano dos Reis" w:date="2025-06-28T20:45:00Z" w16du:dateUtc="2025-06-28T23:45:00Z">
                  <w:rPr/>
                </w:rPrChange>
              </w:rPr>
              <w:t>16</w:t>
            </w:r>
            <w:ins w:id="648" w:author="Dalton Solano dos Reis" w:date="2025-06-28T20:51:00Z" w16du:dateUtc="2025-06-28T23:51:00Z">
              <w:r w:rsidR="00F31592">
                <w:rPr>
                  <w:sz w:val="18"/>
                  <w:szCs w:val="18"/>
                </w:rPr>
                <w:t>,</w:t>
              </w:r>
            </w:ins>
            <w:del w:id="649" w:author="Dalton Solano dos Reis" w:date="2025-06-28T20:51:00Z" w16du:dateUtc="2025-06-28T23:51:00Z">
              <w:r w:rsidRPr="00EA4F92" w:rsidDel="00F31592">
                <w:rPr>
                  <w:sz w:val="18"/>
                  <w:szCs w:val="18"/>
                  <w:rPrChange w:id="650" w:author="Dalton Solano dos Reis" w:date="2025-06-28T20:45:00Z" w16du:dateUtc="2025-06-28T23:45:00Z">
                    <w:rPr/>
                  </w:rPrChange>
                </w:rPr>
                <w:delText>.</w:delText>
              </w:r>
            </w:del>
            <w:r w:rsidRPr="00EA4F92">
              <w:rPr>
                <w:sz w:val="18"/>
                <w:szCs w:val="18"/>
                <w:rPrChange w:id="651" w:author="Dalton Solano dos Reis" w:date="2025-06-28T20:45:00Z" w16du:dateUtc="2025-06-28T23:45:00Z">
                  <w:rPr/>
                </w:rPrChange>
              </w:rPr>
              <w:t>67%</w:t>
            </w:r>
          </w:p>
          <w:p w14:paraId="78F90813" w14:textId="52757466" w:rsidR="00B370CE" w:rsidRPr="00EA4F92" w:rsidRDefault="00B370CE" w:rsidP="00F31592">
            <w:pPr>
              <w:pStyle w:val="TF-TEXTO-QUADRO"/>
              <w:jc w:val="right"/>
              <w:rPr>
                <w:sz w:val="18"/>
                <w:szCs w:val="18"/>
                <w:rPrChange w:id="652" w:author="Dalton Solano dos Reis" w:date="2025-06-28T20:45:00Z" w16du:dateUtc="2025-06-28T23:45:00Z">
                  <w:rPr/>
                </w:rPrChange>
              </w:rPr>
              <w:pPrChange w:id="653" w:author="Dalton Solano dos Reis" w:date="2025-06-28T20:52:00Z" w16du:dateUtc="2025-06-28T23:52:00Z">
                <w:pPr>
                  <w:pStyle w:val="TF-TEXTO-QUADRO"/>
                </w:pPr>
              </w:pPrChange>
            </w:pPr>
            <w:r w:rsidRPr="00EA4F92">
              <w:rPr>
                <w:sz w:val="18"/>
                <w:szCs w:val="18"/>
                <w:rPrChange w:id="654" w:author="Dalton Solano dos Reis" w:date="2025-06-28T20:45:00Z" w16du:dateUtc="2025-06-28T23:45:00Z">
                  <w:rPr/>
                </w:rPrChange>
              </w:rPr>
              <w:t>66</w:t>
            </w:r>
            <w:ins w:id="655" w:author="Dalton Solano dos Reis" w:date="2025-06-28T20:51:00Z" w16du:dateUtc="2025-06-28T23:51:00Z">
              <w:r w:rsidR="00F31592">
                <w:rPr>
                  <w:sz w:val="18"/>
                  <w:szCs w:val="18"/>
                </w:rPr>
                <w:t>,</w:t>
              </w:r>
            </w:ins>
            <w:del w:id="656" w:author="Dalton Solano dos Reis" w:date="2025-06-28T20:51:00Z" w16du:dateUtc="2025-06-28T23:51:00Z">
              <w:r w:rsidRPr="00EA4F92" w:rsidDel="00F31592">
                <w:rPr>
                  <w:sz w:val="18"/>
                  <w:szCs w:val="18"/>
                  <w:rPrChange w:id="657" w:author="Dalton Solano dos Reis" w:date="2025-06-28T20:45:00Z" w16du:dateUtc="2025-06-28T23:45:00Z">
                    <w:rPr/>
                  </w:rPrChange>
                </w:rPr>
                <w:delText>.</w:delText>
              </w:r>
            </w:del>
            <w:r w:rsidRPr="00EA4F92">
              <w:rPr>
                <w:sz w:val="18"/>
                <w:szCs w:val="18"/>
                <w:rPrChange w:id="658" w:author="Dalton Solano dos Reis" w:date="2025-06-28T20:45:00Z" w16du:dateUtc="2025-06-28T23:45:00Z">
                  <w:rPr/>
                </w:rPrChange>
              </w:rPr>
              <w:t>6</w:t>
            </w:r>
            <w:ins w:id="659" w:author="Dalton Solano dos Reis" w:date="2025-06-28T20:46:00Z" w16du:dateUtc="2025-06-28T23:46:00Z">
              <w:r w:rsidR="00F31592">
                <w:rPr>
                  <w:sz w:val="18"/>
                  <w:szCs w:val="18"/>
                </w:rPr>
                <w:t>6</w:t>
              </w:r>
            </w:ins>
            <w:del w:id="660" w:author="Dalton Solano dos Reis" w:date="2025-06-28T20:46:00Z" w16du:dateUtc="2025-06-28T23:46:00Z">
              <w:r w:rsidRPr="00EA4F92" w:rsidDel="00F31592">
                <w:rPr>
                  <w:sz w:val="18"/>
                  <w:szCs w:val="18"/>
                  <w:rPrChange w:id="661" w:author="Dalton Solano dos Reis" w:date="2025-06-28T20:45:00Z" w16du:dateUtc="2025-06-28T23:45:00Z">
                    <w:rPr/>
                  </w:rPrChange>
                </w:rPr>
                <w:delText>7</w:delText>
              </w:r>
            </w:del>
            <w:r w:rsidRPr="00EA4F92">
              <w:rPr>
                <w:sz w:val="18"/>
                <w:szCs w:val="18"/>
                <w:rPrChange w:id="662" w:author="Dalton Solano dos Reis" w:date="2025-06-28T20:45:00Z" w16du:dateUtc="2025-06-28T23:45:00Z">
                  <w:rPr/>
                </w:rPrChange>
              </w:rPr>
              <w:t>%</w:t>
            </w:r>
          </w:p>
        </w:tc>
      </w:tr>
      <w:tr w:rsidR="00B370CE" w:rsidRPr="00EA4F92" w14:paraId="182B5E55" w14:textId="77777777" w:rsidTr="00F0161F">
        <w:tc>
          <w:tcPr>
            <w:tcW w:w="3182" w:type="dxa"/>
          </w:tcPr>
          <w:p w14:paraId="1907B417" w14:textId="6EED5DA8" w:rsidR="00B370CE" w:rsidRPr="00EA4F92" w:rsidRDefault="00B370CE" w:rsidP="00F0161F">
            <w:pPr>
              <w:pStyle w:val="TF-TEXTO-QUADRO"/>
              <w:rPr>
                <w:sz w:val="18"/>
                <w:szCs w:val="18"/>
                <w:rPrChange w:id="663" w:author="Dalton Solano dos Reis" w:date="2025-06-28T20:45:00Z" w16du:dateUtc="2025-06-28T23:45:00Z">
                  <w:rPr/>
                </w:rPrChange>
              </w:rPr>
            </w:pPr>
            <w:r w:rsidRPr="00EA4F92">
              <w:rPr>
                <w:sz w:val="18"/>
                <w:szCs w:val="18"/>
                <w:rPrChange w:id="664" w:author="Dalton Solano dos Reis" w:date="2025-06-28T20:45:00Z" w16du:dateUtc="2025-06-28T23:45:00Z">
                  <w:rPr/>
                </w:rPrChange>
              </w:rPr>
              <w:t>Reinicie a cena e tente subir o morro na segunda</w:t>
            </w:r>
            <w:del w:id="665" w:author="Dalton Solano dos Reis" w:date="2025-06-28T20:46:00Z" w16du:dateUtc="2025-06-28T23:46:00Z">
              <w:r w:rsidRPr="00EA4F92" w:rsidDel="00F31592">
                <w:rPr>
                  <w:sz w:val="18"/>
                  <w:szCs w:val="18"/>
                  <w:rPrChange w:id="666" w:author="Dalton Solano dos Reis" w:date="2025-06-28T20:45:00Z" w16du:dateUtc="2025-06-28T23:45:00Z">
                    <w:rPr/>
                  </w:rPrChange>
                </w:rPr>
                <w:delText> </w:delText>
              </w:r>
            </w:del>
            <w:r w:rsidRPr="00EA4F92">
              <w:rPr>
                <w:sz w:val="18"/>
                <w:szCs w:val="18"/>
                <w:rPrChange w:id="667" w:author="Dalton Solano dos Reis" w:date="2025-06-28T20:45:00Z" w16du:dateUtc="2025-06-28T23:45:00Z">
                  <w:rPr/>
                </w:rPrChange>
              </w:rPr>
              <w:t xml:space="preserve"> marcha em qual parte do morro você conseguiu chegar?</w:t>
            </w:r>
          </w:p>
        </w:tc>
        <w:tc>
          <w:tcPr>
            <w:tcW w:w="5219" w:type="dxa"/>
          </w:tcPr>
          <w:p w14:paraId="0026AE77" w14:textId="77777777" w:rsidR="00B370CE" w:rsidRPr="00EA4F92" w:rsidRDefault="00B370CE" w:rsidP="00B370CE">
            <w:pPr>
              <w:pStyle w:val="TF-TEXTO-QUADRO"/>
              <w:rPr>
                <w:sz w:val="18"/>
                <w:szCs w:val="18"/>
                <w:rPrChange w:id="668" w:author="Dalton Solano dos Reis" w:date="2025-06-28T20:45:00Z" w16du:dateUtc="2025-06-28T23:45:00Z">
                  <w:rPr/>
                </w:rPrChange>
              </w:rPr>
            </w:pPr>
            <w:r w:rsidRPr="00EA4F92">
              <w:rPr>
                <w:sz w:val="18"/>
                <w:szCs w:val="18"/>
                <w:rPrChange w:id="669" w:author="Dalton Solano dos Reis" w:date="2025-06-28T20:45:00Z" w16du:dateUtc="2025-06-28T23:45:00Z">
                  <w:rPr/>
                </w:rPrChange>
              </w:rPr>
              <w:t>Cheguei apenas na primeira parte vermelha</w:t>
            </w:r>
          </w:p>
          <w:p w14:paraId="66FFC898" w14:textId="77777777" w:rsidR="00B370CE" w:rsidRPr="00EA4F92" w:rsidRDefault="00B370CE" w:rsidP="00B370CE">
            <w:pPr>
              <w:pStyle w:val="TF-TEXTO-QUADRO"/>
              <w:rPr>
                <w:sz w:val="18"/>
                <w:szCs w:val="18"/>
                <w:rPrChange w:id="670" w:author="Dalton Solano dos Reis" w:date="2025-06-28T20:45:00Z" w16du:dateUtc="2025-06-28T23:45:00Z">
                  <w:rPr/>
                </w:rPrChange>
              </w:rPr>
            </w:pPr>
            <w:r w:rsidRPr="00EA4F92">
              <w:rPr>
                <w:sz w:val="18"/>
                <w:szCs w:val="18"/>
                <w:rPrChange w:id="671" w:author="Dalton Solano dos Reis" w:date="2025-06-28T20:45:00Z" w16du:dateUtc="2025-06-28T23:45:00Z">
                  <w:rPr/>
                </w:rPrChange>
              </w:rPr>
              <w:t>Cheguei apenas na primeira parte verde</w:t>
            </w:r>
          </w:p>
          <w:p w14:paraId="6AC4EA5B" w14:textId="527823E1" w:rsidR="00B370CE" w:rsidRPr="00EA4F92" w:rsidRDefault="00B370CE" w:rsidP="00B370CE">
            <w:pPr>
              <w:pStyle w:val="TF-TEXTO-QUADRO"/>
              <w:rPr>
                <w:sz w:val="18"/>
                <w:szCs w:val="18"/>
                <w:rPrChange w:id="672" w:author="Dalton Solano dos Reis" w:date="2025-06-28T20:45:00Z" w16du:dateUtc="2025-06-28T23:45:00Z">
                  <w:rPr/>
                </w:rPrChange>
              </w:rPr>
            </w:pPr>
            <w:r w:rsidRPr="00EA4F92">
              <w:rPr>
                <w:sz w:val="18"/>
                <w:szCs w:val="18"/>
                <w:rPrChange w:id="673" w:author="Dalton Solano dos Reis" w:date="2025-06-28T20:45:00Z" w16du:dateUtc="2025-06-28T23:45:00Z">
                  <w:rPr/>
                </w:rPrChange>
              </w:rPr>
              <w:t>Cheguei apenas na segunda parte vermelha</w:t>
            </w:r>
          </w:p>
          <w:p w14:paraId="7D102D27" w14:textId="6605541D" w:rsidR="00B370CE" w:rsidRPr="00EA4F92" w:rsidRDefault="00B370CE" w:rsidP="00B370CE">
            <w:pPr>
              <w:pStyle w:val="TF-TEXTO-QUADRO"/>
              <w:rPr>
                <w:sz w:val="18"/>
                <w:szCs w:val="18"/>
                <w:rPrChange w:id="674" w:author="Dalton Solano dos Reis" w:date="2025-06-28T20:45:00Z" w16du:dateUtc="2025-06-28T23:45:00Z">
                  <w:rPr/>
                </w:rPrChange>
              </w:rPr>
            </w:pPr>
            <w:r w:rsidRPr="00EA4F92">
              <w:rPr>
                <w:sz w:val="18"/>
                <w:szCs w:val="18"/>
                <w:rPrChange w:id="675" w:author="Dalton Solano dos Reis" w:date="2025-06-28T20:45:00Z" w16du:dateUtc="2025-06-28T23:45:00Z">
                  <w:rPr/>
                </w:rPrChange>
              </w:rPr>
              <w:t>Subi o morro todo</w:t>
            </w:r>
          </w:p>
        </w:tc>
        <w:tc>
          <w:tcPr>
            <w:tcW w:w="1228" w:type="dxa"/>
          </w:tcPr>
          <w:p w14:paraId="70A13364" w14:textId="7B488D94" w:rsidR="00B370CE" w:rsidRPr="00EA4F92" w:rsidRDefault="00B370CE" w:rsidP="00F31592">
            <w:pPr>
              <w:pStyle w:val="TF-TEXTO-QUADRO"/>
              <w:jc w:val="right"/>
              <w:rPr>
                <w:sz w:val="18"/>
                <w:szCs w:val="18"/>
                <w:rPrChange w:id="676" w:author="Dalton Solano dos Reis" w:date="2025-06-28T20:45:00Z" w16du:dateUtc="2025-06-28T23:45:00Z">
                  <w:rPr/>
                </w:rPrChange>
              </w:rPr>
              <w:pPrChange w:id="677" w:author="Dalton Solano dos Reis" w:date="2025-06-28T20:52:00Z" w16du:dateUtc="2025-06-28T23:52:00Z">
                <w:pPr>
                  <w:pStyle w:val="TF-TEXTO-QUADRO"/>
                </w:pPr>
              </w:pPrChange>
            </w:pPr>
            <w:r w:rsidRPr="00EA4F92">
              <w:rPr>
                <w:sz w:val="18"/>
                <w:szCs w:val="18"/>
                <w:rPrChange w:id="678" w:author="Dalton Solano dos Reis" w:date="2025-06-28T20:45:00Z" w16du:dateUtc="2025-06-28T23:45:00Z">
                  <w:rPr/>
                </w:rPrChange>
              </w:rPr>
              <w:t>16</w:t>
            </w:r>
            <w:ins w:id="679" w:author="Dalton Solano dos Reis" w:date="2025-06-28T20:51:00Z" w16du:dateUtc="2025-06-28T23:51:00Z">
              <w:r w:rsidR="00F31592">
                <w:rPr>
                  <w:sz w:val="18"/>
                  <w:szCs w:val="18"/>
                </w:rPr>
                <w:t>,</w:t>
              </w:r>
            </w:ins>
            <w:del w:id="680" w:author="Dalton Solano dos Reis" w:date="2025-06-28T20:51:00Z" w16du:dateUtc="2025-06-28T23:51:00Z">
              <w:r w:rsidRPr="00EA4F92" w:rsidDel="00F31592">
                <w:rPr>
                  <w:sz w:val="18"/>
                  <w:szCs w:val="18"/>
                  <w:rPrChange w:id="681" w:author="Dalton Solano dos Reis" w:date="2025-06-28T20:45:00Z" w16du:dateUtc="2025-06-28T23:45:00Z">
                    <w:rPr/>
                  </w:rPrChange>
                </w:rPr>
                <w:delText>.</w:delText>
              </w:r>
            </w:del>
            <w:r w:rsidRPr="00EA4F92">
              <w:rPr>
                <w:sz w:val="18"/>
                <w:szCs w:val="18"/>
                <w:rPrChange w:id="682" w:author="Dalton Solano dos Reis" w:date="2025-06-28T20:45:00Z" w16du:dateUtc="2025-06-28T23:45:00Z">
                  <w:rPr/>
                </w:rPrChange>
              </w:rPr>
              <w:t>67%</w:t>
            </w:r>
          </w:p>
          <w:p w14:paraId="6ED01B67" w14:textId="5C93C861" w:rsidR="00B370CE" w:rsidRPr="00EA4F92" w:rsidRDefault="00B370CE" w:rsidP="00F31592">
            <w:pPr>
              <w:pStyle w:val="TF-TEXTO-QUADRO"/>
              <w:jc w:val="right"/>
              <w:rPr>
                <w:sz w:val="18"/>
                <w:szCs w:val="18"/>
                <w:rPrChange w:id="683" w:author="Dalton Solano dos Reis" w:date="2025-06-28T20:45:00Z" w16du:dateUtc="2025-06-28T23:45:00Z">
                  <w:rPr/>
                </w:rPrChange>
              </w:rPr>
              <w:pPrChange w:id="684" w:author="Dalton Solano dos Reis" w:date="2025-06-28T20:52:00Z" w16du:dateUtc="2025-06-28T23:52:00Z">
                <w:pPr>
                  <w:pStyle w:val="TF-TEXTO-QUADRO"/>
                </w:pPr>
              </w:pPrChange>
            </w:pPr>
            <w:r w:rsidRPr="00EA4F92">
              <w:rPr>
                <w:sz w:val="18"/>
                <w:szCs w:val="18"/>
                <w:rPrChange w:id="685" w:author="Dalton Solano dos Reis" w:date="2025-06-28T20:45:00Z" w16du:dateUtc="2025-06-28T23:45:00Z">
                  <w:rPr/>
                </w:rPrChange>
              </w:rPr>
              <w:t>16</w:t>
            </w:r>
            <w:ins w:id="686" w:author="Dalton Solano dos Reis" w:date="2025-06-28T20:51:00Z" w16du:dateUtc="2025-06-28T23:51:00Z">
              <w:r w:rsidR="00F31592">
                <w:rPr>
                  <w:sz w:val="18"/>
                  <w:szCs w:val="18"/>
                </w:rPr>
                <w:t>,</w:t>
              </w:r>
            </w:ins>
            <w:del w:id="687" w:author="Dalton Solano dos Reis" w:date="2025-06-28T20:51:00Z" w16du:dateUtc="2025-06-28T23:51:00Z">
              <w:r w:rsidRPr="00EA4F92" w:rsidDel="00F31592">
                <w:rPr>
                  <w:sz w:val="18"/>
                  <w:szCs w:val="18"/>
                  <w:rPrChange w:id="688" w:author="Dalton Solano dos Reis" w:date="2025-06-28T20:45:00Z" w16du:dateUtc="2025-06-28T23:45:00Z">
                    <w:rPr/>
                  </w:rPrChange>
                </w:rPr>
                <w:delText>.</w:delText>
              </w:r>
            </w:del>
            <w:r w:rsidRPr="00EA4F92">
              <w:rPr>
                <w:sz w:val="18"/>
                <w:szCs w:val="18"/>
                <w:rPrChange w:id="689" w:author="Dalton Solano dos Reis" w:date="2025-06-28T20:45:00Z" w16du:dateUtc="2025-06-28T23:45:00Z">
                  <w:rPr/>
                </w:rPrChange>
              </w:rPr>
              <w:t>67%</w:t>
            </w:r>
          </w:p>
          <w:p w14:paraId="1122EAE4" w14:textId="2A57D4BA" w:rsidR="00B370CE" w:rsidRPr="00EA4F92" w:rsidRDefault="00B370CE" w:rsidP="00F31592">
            <w:pPr>
              <w:pStyle w:val="TF-TEXTO-QUADRO"/>
              <w:jc w:val="right"/>
              <w:rPr>
                <w:sz w:val="18"/>
                <w:szCs w:val="18"/>
                <w:rPrChange w:id="690" w:author="Dalton Solano dos Reis" w:date="2025-06-28T20:45:00Z" w16du:dateUtc="2025-06-28T23:45:00Z">
                  <w:rPr/>
                </w:rPrChange>
              </w:rPr>
              <w:pPrChange w:id="691" w:author="Dalton Solano dos Reis" w:date="2025-06-28T20:52:00Z" w16du:dateUtc="2025-06-28T23:52:00Z">
                <w:pPr>
                  <w:pStyle w:val="TF-TEXTO-QUADRO"/>
                </w:pPr>
              </w:pPrChange>
            </w:pPr>
            <w:r w:rsidRPr="00EA4F92">
              <w:rPr>
                <w:sz w:val="18"/>
                <w:szCs w:val="18"/>
                <w:rPrChange w:id="692" w:author="Dalton Solano dos Reis" w:date="2025-06-28T20:45:00Z" w16du:dateUtc="2025-06-28T23:45:00Z">
                  <w:rPr/>
                </w:rPrChange>
              </w:rPr>
              <w:t>16</w:t>
            </w:r>
            <w:ins w:id="693" w:author="Dalton Solano dos Reis" w:date="2025-06-28T20:51:00Z" w16du:dateUtc="2025-06-28T23:51:00Z">
              <w:r w:rsidR="00F31592">
                <w:rPr>
                  <w:sz w:val="18"/>
                  <w:szCs w:val="18"/>
                </w:rPr>
                <w:t>,</w:t>
              </w:r>
            </w:ins>
            <w:del w:id="694" w:author="Dalton Solano dos Reis" w:date="2025-06-28T20:51:00Z" w16du:dateUtc="2025-06-28T23:51:00Z">
              <w:r w:rsidRPr="00EA4F92" w:rsidDel="00F31592">
                <w:rPr>
                  <w:sz w:val="18"/>
                  <w:szCs w:val="18"/>
                  <w:rPrChange w:id="695" w:author="Dalton Solano dos Reis" w:date="2025-06-28T20:45:00Z" w16du:dateUtc="2025-06-28T23:45:00Z">
                    <w:rPr/>
                  </w:rPrChange>
                </w:rPr>
                <w:delText>.</w:delText>
              </w:r>
            </w:del>
            <w:r w:rsidRPr="00EA4F92">
              <w:rPr>
                <w:sz w:val="18"/>
                <w:szCs w:val="18"/>
                <w:rPrChange w:id="696" w:author="Dalton Solano dos Reis" w:date="2025-06-28T20:45:00Z" w16du:dateUtc="2025-06-28T23:45:00Z">
                  <w:rPr/>
                </w:rPrChange>
              </w:rPr>
              <w:t>6</w:t>
            </w:r>
            <w:ins w:id="697" w:author="Dalton Solano dos Reis" w:date="2025-06-28T20:46:00Z" w16du:dateUtc="2025-06-28T23:46:00Z">
              <w:r w:rsidR="00F31592">
                <w:rPr>
                  <w:sz w:val="18"/>
                  <w:szCs w:val="18"/>
                </w:rPr>
                <w:t>6</w:t>
              </w:r>
            </w:ins>
            <w:del w:id="698" w:author="Dalton Solano dos Reis" w:date="2025-06-28T20:46:00Z" w16du:dateUtc="2025-06-28T23:46:00Z">
              <w:r w:rsidRPr="00EA4F92" w:rsidDel="00F31592">
                <w:rPr>
                  <w:sz w:val="18"/>
                  <w:szCs w:val="18"/>
                  <w:rPrChange w:id="699" w:author="Dalton Solano dos Reis" w:date="2025-06-28T20:45:00Z" w16du:dateUtc="2025-06-28T23:45:00Z">
                    <w:rPr/>
                  </w:rPrChange>
                </w:rPr>
                <w:delText>7</w:delText>
              </w:r>
            </w:del>
            <w:r w:rsidRPr="00EA4F92">
              <w:rPr>
                <w:sz w:val="18"/>
                <w:szCs w:val="18"/>
                <w:rPrChange w:id="700" w:author="Dalton Solano dos Reis" w:date="2025-06-28T20:45:00Z" w16du:dateUtc="2025-06-28T23:45:00Z">
                  <w:rPr/>
                </w:rPrChange>
              </w:rPr>
              <w:t>%</w:t>
            </w:r>
          </w:p>
          <w:p w14:paraId="733D77D7" w14:textId="4438A97D" w:rsidR="00B370CE" w:rsidRPr="00EA4F92" w:rsidRDefault="00B370CE" w:rsidP="00F31592">
            <w:pPr>
              <w:pStyle w:val="TF-TEXTO-QUADRO"/>
              <w:jc w:val="right"/>
              <w:rPr>
                <w:sz w:val="18"/>
                <w:szCs w:val="18"/>
                <w:rPrChange w:id="701" w:author="Dalton Solano dos Reis" w:date="2025-06-28T20:45:00Z" w16du:dateUtc="2025-06-28T23:45:00Z">
                  <w:rPr/>
                </w:rPrChange>
              </w:rPr>
              <w:pPrChange w:id="702" w:author="Dalton Solano dos Reis" w:date="2025-06-28T20:52:00Z" w16du:dateUtc="2025-06-28T23:52:00Z">
                <w:pPr>
                  <w:pStyle w:val="TF-TEXTO-QUADRO"/>
                </w:pPr>
              </w:pPrChange>
            </w:pPr>
            <w:r w:rsidRPr="00EA4F92">
              <w:rPr>
                <w:sz w:val="18"/>
                <w:szCs w:val="18"/>
                <w:rPrChange w:id="703" w:author="Dalton Solano dos Reis" w:date="2025-06-28T20:45:00Z" w16du:dateUtc="2025-06-28T23:45:00Z">
                  <w:rPr/>
                </w:rPrChange>
              </w:rPr>
              <w:t>50</w:t>
            </w:r>
            <w:ins w:id="704" w:author="Dalton Solano dos Reis" w:date="2025-06-28T20:51:00Z" w16du:dateUtc="2025-06-28T23:51:00Z">
              <w:r w:rsidR="00F31592">
                <w:rPr>
                  <w:sz w:val="18"/>
                  <w:szCs w:val="18"/>
                </w:rPr>
                <w:t>,</w:t>
              </w:r>
            </w:ins>
            <w:del w:id="705" w:author="Dalton Solano dos Reis" w:date="2025-06-28T20:51:00Z" w16du:dateUtc="2025-06-28T23:51:00Z">
              <w:r w:rsidRPr="00EA4F92" w:rsidDel="00F31592">
                <w:rPr>
                  <w:sz w:val="18"/>
                  <w:szCs w:val="18"/>
                  <w:rPrChange w:id="706" w:author="Dalton Solano dos Reis" w:date="2025-06-28T20:45:00Z" w16du:dateUtc="2025-06-28T23:45:00Z">
                    <w:rPr/>
                  </w:rPrChange>
                </w:rPr>
                <w:delText>.</w:delText>
              </w:r>
            </w:del>
            <w:r w:rsidRPr="00EA4F92">
              <w:rPr>
                <w:sz w:val="18"/>
                <w:szCs w:val="18"/>
                <w:rPrChange w:id="707" w:author="Dalton Solano dos Reis" w:date="2025-06-28T20:45:00Z" w16du:dateUtc="2025-06-28T23:45:00Z">
                  <w:rPr/>
                </w:rPrChange>
              </w:rPr>
              <w:t>00%</w:t>
            </w:r>
          </w:p>
        </w:tc>
      </w:tr>
      <w:tr w:rsidR="00B370CE" w:rsidRPr="00EA4F92" w14:paraId="5B96476E" w14:textId="77777777" w:rsidTr="00F0161F">
        <w:tc>
          <w:tcPr>
            <w:tcW w:w="3182" w:type="dxa"/>
          </w:tcPr>
          <w:p w14:paraId="185C20F4" w14:textId="2AD0E433" w:rsidR="00B370CE" w:rsidRPr="00EA4F92" w:rsidRDefault="00B370CE" w:rsidP="00F0161F">
            <w:pPr>
              <w:pStyle w:val="TF-TEXTO-QUADRO"/>
              <w:rPr>
                <w:sz w:val="18"/>
                <w:szCs w:val="18"/>
                <w:rPrChange w:id="708" w:author="Dalton Solano dos Reis" w:date="2025-06-28T20:45:00Z" w16du:dateUtc="2025-06-28T23:45:00Z">
                  <w:rPr/>
                </w:rPrChange>
              </w:rPr>
            </w:pPr>
            <w:r w:rsidRPr="00EA4F92">
              <w:rPr>
                <w:sz w:val="18"/>
                <w:szCs w:val="18"/>
                <w:rPrChange w:id="709" w:author="Dalton Solano dos Reis" w:date="2025-06-28T20:45:00Z" w16du:dateUtc="2025-06-28T23:45:00Z">
                  <w:rPr/>
                </w:rPrChange>
              </w:rPr>
              <w:t>Reinicie a cena e tente subir o morro na terceira marcha em qual parte do morro você conseguiu chegar?</w:t>
            </w:r>
          </w:p>
        </w:tc>
        <w:tc>
          <w:tcPr>
            <w:tcW w:w="5219" w:type="dxa"/>
          </w:tcPr>
          <w:p w14:paraId="58469CC7" w14:textId="68CCCE4E" w:rsidR="00B370CE" w:rsidRPr="00EA4F92" w:rsidRDefault="00B370CE" w:rsidP="00F0161F">
            <w:pPr>
              <w:pStyle w:val="TF-TEXTO-QUADRO"/>
              <w:rPr>
                <w:sz w:val="18"/>
                <w:szCs w:val="18"/>
                <w:rPrChange w:id="710" w:author="Dalton Solano dos Reis" w:date="2025-06-28T20:45:00Z" w16du:dateUtc="2025-06-28T23:45:00Z">
                  <w:rPr/>
                </w:rPrChange>
              </w:rPr>
            </w:pPr>
            <w:r w:rsidRPr="00EA4F92">
              <w:rPr>
                <w:sz w:val="18"/>
                <w:szCs w:val="18"/>
                <w:rPrChange w:id="711" w:author="Dalton Solano dos Reis" w:date="2025-06-28T20:45:00Z" w16du:dateUtc="2025-06-28T23:45:00Z">
                  <w:rPr/>
                </w:rPrChange>
              </w:rPr>
              <w:t>Cheguei apenas na primeira parte vermelha</w:t>
            </w:r>
          </w:p>
          <w:p w14:paraId="2168E8EA" w14:textId="0D1745C2" w:rsidR="00B370CE" w:rsidRPr="00EA4F92" w:rsidRDefault="00B370CE" w:rsidP="00F0161F">
            <w:pPr>
              <w:pStyle w:val="TF-TEXTO-QUADRO"/>
              <w:rPr>
                <w:sz w:val="18"/>
                <w:szCs w:val="18"/>
                <w:rPrChange w:id="712" w:author="Dalton Solano dos Reis" w:date="2025-06-28T20:45:00Z" w16du:dateUtc="2025-06-28T23:45:00Z">
                  <w:rPr/>
                </w:rPrChange>
              </w:rPr>
            </w:pPr>
            <w:r w:rsidRPr="00EA4F92">
              <w:rPr>
                <w:sz w:val="18"/>
                <w:szCs w:val="18"/>
                <w:rPrChange w:id="713" w:author="Dalton Solano dos Reis" w:date="2025-06-28T20:45:00Z" w16du:dateUtc="2025-06-28T23:45:00Z">
                  <w:rPr/>
                </w:rPrChange>
              </w:rPr>
              <w:t>Subi o morro todo</w:t>
            </w:r>
          </w:p>
        </w:tc>
        <w:tc>
          <w:tcPr>
            <w:tcW w:w="1228" w:type="dxa"/>
          </w:tcPr>
          <w:p w14:paraId="7C8ACBBC" w14:textId="1337C50A" w:rsidR="00B370CE" w:rsidRPr="00EA4F92" w:rsidRDefault="00B370CE" w:rsidP="00F31592">
            <w:pPr>
              <w:pStyle w:val="TF-TEXTO-QUADRO"/>
              <w:jc w:val="right"/>
              <w:rPr>
                <w:sz w:val="18"/>
                <w:szCs w:val="18"/>
                <w:rPrChange w:id="714" w:author="Dalton Solano dos Reis" w:date="2025-06-28T20:45:00Z" w16du:dateUtc="2025-06-28T23:45:00Z">
                  <w:rPr/>
                </w:rPrChange>
              </w:rPr>
              <w:pPrChange w:id="715" w:author="Dalton Solano dos Reis" w:date="2025-06-28T20:52:00Z" w16du:dateUtc="2025-06-28T23:52:00Z">
                <w:pPr>
                  <w:pStyle w:val="TF-TEXTO-QUADRO"/>
                </w:pPr>
              </w:pPrChange>
            </w:pPr>
            <w:r w:rsidRPr="00EA4F92">
              <w:rPr>
                <w:sz w:val="18"/>
                <w:szCs w:val="18"/>
                <w:rPrChange w:id="716" w:author="Dalton Solano dos Reis" w:date="2025-06-28T20:45:00Z" w16du:dateUtc="2025-06-28T23:45:00Z">
                  <w:rPr/>
                </w:rPrChange>
              </w:rPr>
              <w:t>16</w:t>
            </w:r>
            <w:ins w:id="717" w:author="Dalton Solano dos Reis" w:date="2025-06-28T20:51:00Z" w16du:dateUtc="2025-06-28T23:51:00Z">
              <w:r w:rsidR="00F31592">
                <w:rPr>
                  <w:sz w:val="18"/>
                  <w:szCs w:val="18"/>
                </w:rPr>
                <w:t>,</w:t>
              </w:r>
            </w:ins>
            <w:del w:id="718" w:author="Dalton Solano dos Reis" w:date="2025-06-28T20:51:00Z" w16du:dateUtc="2025-06-28T23:51:00Z">
              <w:r w:rsidRPr="00EA4F92" w:rsidDel="00F31592">
                <w:rPr>
                  <w:sz w:val="18"/>
                  <w:szCs w:val="18"/>
                  <w:rPrChange w:id="719" w:author="Dalton Solano dos Reis" w:date="2025-06-28T20:45:00Z" w16du:dateUtc="2025-06-28T23:45:00Z">
                    <w:rPr/>
                  </w:rPrChange>
                </w:rPr>
                <w:delText>.</w:delText>
              </w:r>
            </w:del>
            <w:r w:rsidRPr="00EA4F92">
              <w:rPr>
                <w:sz w:val="18"/>
                <w:szCs w:val="18"/>
                <w:rPrChange w:id="720" w:author="Dalton Solano dos Reis" w:date="2025-06-28T20:45:00Z" w16du:dateUtc="2025-06-28T23:45:00Z">
                  <w:rPr/>
                </w:rPrChange>
              </w:rPr>
              <w:t>67%</w:t>
            </w:r>
          </w:p>
          <w:p w14:paraId="50BC1C4B" w14:textId="057629ED" w:rsidR="00B370CE" w:rsidRPr="00EA4F92" w:rsidRDefault="00B370CE" w:rsidP="00F31592">
            <w:pPr>
              <w:pStyle w:val="TF-TEXTO-QUADRO"/>
              <w:jc w:val="right"/>
              <w:rPr>
                <w:sz w:val="18"/>
                <w:szCs w:val="18"/>
                <w:rPrChange w:id="721" w:author="Dalton Solano dos Reis" w:date="2025-06-28T20:45:00Z" w16du:dateUtc="2025-06-28T23:45:00Z">
                  <w:rPr/>
                </w:rPrChange>
              </w:rPr>
              <w:pPrChange w:id="722" w:author="Dalton Solano dos Reis" w:date="2025-06-28T20:52:00Z" w16du:dateUtc="2025-06-28T23:52:00Z">
                <w:pPr>
                  <w:pStyle w:val="TF-TEXTO-QUADRO"/>
                </w:pPr>
              </w:pPrChange>
            </w:pPr>
            <w:r w:rsidRPr="00EA4F92">
              <w:rPr>
                <w:sz w:val="18"/>
                <w:szCs w:val="18"/>
                <w:rPrChange w:id="723" w:author="Dalton Solano dos Reis" w:date="2025-06-28T20:45:00Z" w16du:dateUtc="2025-06-28T23:45:00Z">
                  <w:rPr/>
                </w:rPrChange>
              </w:rPr>
              <w:t>83</w:t>
            </w:r>
            <w:ins w:id="724" w:author="Dalton Solano dos Reis" w:date="2025-06-28T20:51:00Z" w16du:dateUtc="2025-06-28T23:51:00Z">
              <w:r w:rsidR="00F31592">
                <w:rPr>
                  <w:sz w:val="18"/>
                  <w:szCs w:val="18"/>
                </w:rPr>
                <w:t>,</w:t>
              </w:r>
            </w:ins>
            <w:del w:id="725" w:author="Dalton Solano dos Reis" w:date="2025-06-28T20:51:00Z" w16du:dateUtc="2025-06-28T23:51:00Z">
              <w:r w:rsidRPr="00EA4F92" w:rsidDel="00F31592">
                <w:rPr>
                  <w:sz w:val="18"/>
                  <w:szCs w:val="18"/>
                  <w:rPrChange w:id="726" w:author="Dalton Solano dos Reis" w:date="2025-06-28T20:45:00Z" w16du:dateUtc="2025-06-28T23:45:00Z">
                    <w:rPr/>
                  </w:rPrChange>
                </w:rPr>
                <w:delText>.</w:delText>
              </w:r>
            </w:del>
            <w:r w:rsidRPr="00EA4F92">
              <w:rPr>
                <w:sz w:val="18"/>
                <w:szCs w:val="18"/>
                <w:rPrChange w:id="727" w:author="Dalton Solano dos Reis" w:date="2025-06-28T20:45:00Z" w16du:dateUtc="2025-06-28T23:45:00Z">
                  <w:rPr/>
                </w:rPrChange>
              </w:rPr>
              <w:t>33%</w:t>
            </w:r>
          </w:p>
        </w:tc>
      </w:tr>
    </w:tbl>
    <w:p w14:paraId="52CE93A8" w14:textId="77777777" w:rsidR="00B370CE" w:rsidRDefault="00B370CE" w:rsidP="00B370CE">
      <w:pPr>
        <w:pStyle w:val="TF-FONTE"/>
      </w:pPr>
      <w:r>
        <w:t>Fonte: Elaborado pelo autor.</w:t>
      </w:r>
    </w:p>
    <w:p w14:paraId="2944D070" w14:textId="5CB6695A" w:rsidR="00B370CE" w:rsidDel="00F31592" w:rsidRDefault="00C8161B" w:rsidP="001B2F1E">
      <w:pPr>
        <w:pStyle w:val="TF-TEXTO"/>
        <w:rPr>
          <w:del w:id="728" w:author="Dalton Solano dos Reis" w:date="2025-06-28T20:48:00Z" w16du:dateUtc="2025-06-28T23:48:00Z"/>
        </w:rPr>
      </w:pPr>
      <w:r>
        <w:t xml:space="preserve">O Quadro 12 demonstra respostas referentes a avaliação do jogo de </w:t>
      </w:r>
      <w:r w:rsidR="009C25A9">
        <w:t>modo</w:t>
      </w:r>
      <w:r>
        <w:t xml:space="preserve"> geral</w:t>
      </w:r>
      <w:ins w:id="729" w:author="Dalton Solano dos Reis" w:date="2025-06-28T20:47:00Z" w16du:dateUtc="2025-06-28T23:47:00Z">
        <w:r w:rsidR="00F31592">
          <w:t xml:space="preserve"> (cenário Plano </w:t>
        </w:r>
      </w:ins>
      <w:ins w:id="730" w:author="Dalton Solano dos Reis" w:date="2025-06-28T20:48:00Z" w16du:dateUtc="2025-06-28T23:48:00Z">
        <w:r w:rsidR="00F31592">
          <w:t>–</w:t>
        </w:r>
      </w:ins>
      <w:ins w:id="731" w:author="Dalton Solano dos Reis" w:date="2025-06-28T20:47:00Z" w16du:dateUtc="2025-06-28T23:47:00Z">
        <w:r w:rsidR="00F31592">
          <w:t xml:space="preserve"> Figur</w:t>
        </w:r>
      </w:ins>
      <w:ins w:id="732" w:author="Dalton Solano dos Reis" w:date="2025-06-28T20:48:00Z" w16du:dateUtc="2025-06-28T23:48:00Z">
        <w:r w:rsidR="00F31592">
          <w:t>a 4)</w:t>
        </w:r>
      </w:ins>
      <w:r>
        <w:t xml:space="preserve">. </w:t>
      </w:r>
      <w:r w:rsidR="009C25A9">
        <w:t xml:space="preserve">É possível validar que o jogo não é muito difícil de ser utilizado com 66% dos </w:t>
      </w:r>
      <w:del w:id="733" w:author="Dalton Solano dos Reis" w:date="2025-06-28T21:00:00Z" w16du:dateUtc="2025-06-29T00:00:00Z">
        <w:r w:rsidR="009C25A9" w:rsidDel="00E8307A">
          <w:delText xml:space="preserve">participantes </w:delText>
        </w:r>
      </w:del>
      <w:ins w:id="734" w:author="Dalton Solano dos Reis" w:date="2025-06-28T21:00:00Z" w16du:dateUtc="2025-06-29T00:00:00Z">
        <w:r w:rsidR="00E8307A">
          <w:t>usuários</w:t>
        </w:r>
        <w:r w:rsidR="00E8307A">
          <w:t xml:space="preserve"> </w:t>
        </w:r>
      </w:ins>
      <w:r w:rsidR="009C25A9">
        <w:t xml:space="preserve">quase não precisando de nenhum auxílio. A grande maior parte dos auxílios se devem ao mapeamento dos botões no controle e propriamente a direção do veículo no caso do </w:t>
      </w:r>
      <w:del w:id="735" w:author="Dalton Solano dos Reis" w:date="2025-06-28T21:00:00Z" w16du:dateUtc="2025-06-29T00:00:00Z">
        <w:r w:rsidR="009C25A9" w:rsidDel="00E8307A">
          <w:delText xml:space="preserve">participante </w:delText>
        </w:r>
      </w:del>
      <w:ins w:id="736" w:author="Dalton Solano dos Reis" w:date="2025-06-28T21:00:00Z" w16du:dateUtc="2025-06-29T00:00:00Z">
        <w:r w:rsidR="00E8307A">
          <w:t>usuário</w:t>
        </w:r>
        <w:r w:rsidR="00E8307A">
          <w:t xml:space="preserve"> </w:t>
        </w:r>
      </w:ins>
      <w:r w:rsidR="009C25A9">
        <w:t>sem CNH.</w:t>
      </w:r>
      <w:ins w:id="737" w:author="Dalton Solano dos Reis" w:date="2025-06-28T20:48:00Z" w16du:dateUtc="2025-06-28T23:48:00Z">
        <w:r w:rsidR="00F31592">
          <w:t xml:space="preserve"> </w:t>
        </w:r>
      </w:ins>
    </w:p>
    <w:p w14:paraId="122A3AE7" w14:textId="2DFCFFEA" w:rsidR="00FA17E1" w:rsidRDefault="00FA17E1" w:rsidP="00F31592">
      <w:pPr>
        <w:pStyle w:val="TF-TEXTO"/>
      </w:pPr>
      <w:r>
        <w:t>Fica evidente nos testes a dificuldade que pessoas não adaptadas a realidade virtual têm de utilizar o dispositivo por longos períodos devido a tontura extrema. A movimentação do kart principalmente em curvas rápidas ou em capotamento que ocorreram no cenário Morro</w:t>
      </w:r>
      <w:ins w:id="738" w:author="Dalton Solano dos Reis" w:date="2025-06-28T20:48:00Z" w16du:dateUtc="2025-06-28T23:48:00Z">
        <w:r w:rsidR="00F31592">
          <w:t xml:space="preserve"> (Fig</w:t>
        </w:r>
      </w:ins>
      <w:ins w:id="739" w:author="Dalton Solano dos Reis" w:date="2025-06-28T20:49:00Z" w16du:dateUtc="2025-06-28T23:49:00Z">
        <w:r w:rsidR="00F31592">
          <w:t>ura 5)</w:t>
        </w:r>
      </w:ins>
      <w:r>
        <w:t xml:space="preserve">, fizeram os </w:t>
      </w:r>
      <w:del w:id="740" w:author="Dalton Solano dos Reis" w:date="2025-06-28T20:49:00Z" w16du:dateUtc="2025-06-28T23:49:00Z">
        <w:r w:rsidDel="00F31592">
          <w:delText xml:space="preserve">testadores </w:delText>
        </w:r>
      </w:del>
      <w:ins w:id="741" w:author="Dalton Solano dos Reis" w:date="2025-06-28T20:49:00Z" w16du:dateUtc="2025-06-28T23:49:00Z">
        <w:r w:rsidR="00F31592">
          <w:t>usuários</w:t>
        </w:r>
        <w:r w:rsidR="00F31592">
          <w:t xml:space="preserve"> </w:t>
        </w:r>
      </w:ins>
      <w:r>
        <w:t xml:space="preserve">ficarem tontos impactando na experiencia de 50% dos </w:t>
      </w:r>
      <w:del w:id="742" w:author="Dalton Solano dos Reis" w:date="2025-06-28T21:00:00Z" w16du:dateUtc="2025-06-29T00:00:00Z">
        <w:r w:rsidDel="00E8307A">
          <w:delText>participantes</w:delText>
        </w:r>
      </w:del>
      <w:ins w:id="743" w:author="Dalton Solano dos Reis" w:date="2025-06-28T21:00:00Z" w16du:dateUtc="2025-06-29T00:00:00Z">
        <w:r w:rsidR="00E8307A">
          <w:t>usuários</w:t>
        </w:r>
      </w:ins>
      <w:r>
        <w:t xml:space="preserve">. Esse também aparece nas observações do formulário e no </w:t>
      </w:r>
      <w:del w:id="744" w:author="Dalton Solano dos Reis" w:date="2025-06-28T21:00:00Z" w16du:dateUtc="2025-06-29T00:00:00Z">
        <w:r w:rsidDel="00E8307A">
          <w:delText xml:space="preserve">participante </w:delText>
        </w:r>
      </w:del>
      <w:ins w:id="745" w:author="Dalton Solano dos Reis" w:date="2025-06-28T21:00:00Z" w16du:dateUtc="2025-06-29T00:00:00Z">
        <w:r w:rsidR="00E8307A">
          <w:t>usuário</w:t>
        </w:r>
        <w:r w:rsidR="00E8307A">
          <w:t xml:space="preserve"> </w:t>
        </w:r>
      </w:ins>
      <w:r>
        <w:t>que não conseguiu completar os testes.</w:t>
      </w:r>
    </w:p>
    <w:p w14:paraId="60D44356" w14:textId="174A4A58" w:rsidR="00FA17E1" w:rsidRDefault="00FA17E1" w:rsidP="001B2F1E">
      <w:pPr>
        <w:pStyle w:val="TF-TEXTO"/>
      </w:pPr>
      <w:r>
        <w:t xml:space="preserve">As respostas das perguntas referentes a mimetização de comportamentos reais como troca de marcha, terreno de terra e molhado mostraram um resultado muito satisfatório. Com 80% achando a experiência muito parecida com a de dirigir um carro. Respectivamente 100% e 80% dos </w:t>
      </w:r>
      <w:del w:id="746" w:author="Dalton Solano dos Reis" w:date="2025-06-28T21:00:00Z" w16du:dateUtc="2025-06-29T00:00:00Z">
        <w:r w:rsidDel="00E8307A">
          <w:delText xml:space="preserve">participantes </w:delText>
        </w:r>
      </w:del>
      <w:ins w:id="747" w:author="Dalton Solano dos Reis" w:date="2025-06-28T21:00:00Z" w16du:dateUtc="2025-06-29T00:00:00Z">
        <w:r w:rsidR="00E8307A">
          <w:t>usuários</w:t>
        </w:r>
        <w:r w:rsidR="00E8307A">
          <w:t xml:space="preserve"> </w:t>
        </w:r>
      </w:ins>
      <w:r>
        <w:t>perceberam os riscos atrelados a dirigir em terrenos de terra e molhado. Comentários revelam que a pista molhada exagerou no efeito e o terreno de terra estava muito fraco em baixas velocidades, mostrando a necessidade de se ajustar essas variáveis.</w:t>
      </w:r>
    </w:p>
    <w:p w14:paraId="1F3FF032" w14:textId="262FE61B" w:rsidR="00C8161B" w:rsidRDefault="00C8161B" w:rsidP="00C8161B">
      <w:pPr>
        <w:pStyle w:val="TF-LEGENDA"/>
      </w:pPr>
      <w:r>
        <w:t>Quadro 1</w:t>
      </w:r>
      <w:r w:rsidR="009C25A9">
        <w:t>2</w:t>
      </w:r>
      <w:r>
        <w:t xml:space="preserve"> – </w:t>
      </w:r>
      <w:r w:rsidR="009C25A9">
        <w:t>Avaliação de modo geral</w:t>
      </w:r>
    </w:p>
    <w:tbl>
      <w:tblPr>
        <w:tblStyle w:val="Tabelacomgrade"/>
        <w:tblW w:w="0" w:type="auto"/>
        <w:tblLook w:val="04A0" w:firstRow="1" w:lastRow="0" w:firstColumn="1" w:lastColumn="0" w:noHBand="0" w:noVBand="1"/>
      </w:tblPr>
      <w:tblGrid>
        <w:gridCol w:w="3182"/>
        <w:gridCol w:w="5219"/>
        <w:gridCol w:w="1228"/>
      </w:tblGrid>
      <w:tr w:rsidR="00C8161B" w:rsidRPr="00F31592" w14:paraId="1AD8BD5B" w14:textId="77777777" w:rsidTr="00F0161F">
        <w:tc>
          <w:tcPr>
            <w:tcW w:w="3182" w:type="dxa"/>
          </w:tcPr>
          <w:p w14:paraId="72EE6B14" w14:textId="77777777" w:rsidR="00C8161B" w:rsidRPr="00F31592" w:rsidRDefault="00C8161B" w:rsidP="00F0161F">
            <w:pPr>
              <w:pStyle w:val="TF-TEXTO-QUADRO"/>
              <w:rPr>
                <w:b/>
                <w:bCs/>
                <w:sz w:val="18"/>
                <w:szCs w:val="18"/>
                <w:rPrChange w:id="748" w:author="Dalton Solano dos Reis" w:date="2025-06-28T20:50:00Z" w16du:dateUtc="2025-06-28T23:50:00Z">
                  <w:rPr>
                    <w:b/>
                    <w:bCs/>
                  </w:rPr>
                </w:rPrChange>
              </w:rPr>
            </w:pPr>
            <w:r w:rsidRPr="00F31592">
              <w:rPr>
                <w:b/>
                <w:bCs/>
                <w:sz w:val="18"/>
                <w:szCs w:val="18"/>
                <w:rPrChange w:id="749" w:author="Dalton Solano dos Reis" w:date="2025-06-28T20:50:00Z" w16du:dateUtc="2025-06-28T23:50:00Z">
                  <w:rPr>
                    <w:b/>
                    <w:bCs/>
                  </w:rPr>
                </w:rPrChange>
              </w:rPr>
              <w:t>Pergunta</w:t>
            </w:r>
          </w:p>
        </w:tc>
        <w:tc>
          <w:tcPr>
            <w:tcW w:w="5219" w:type="dxa"/>
          </w:tcPr>
          <w:p w14:paraId="3F8ED1F5" w14:textId="77777777" w:rsidR="00C8161B" w:rsidRPr="00F31592" w:rsidRDefault="00C8161B" w:rsidP="00F0161F">
            <w:pPr>
              <w:pStyle w:val="TF-TEXTO-QUADRO"/>
              <w:rPr>
                <w:b/>
                <w:bCs/>
                <w:sz w:val="18"/>
                <w:szCs w:val="18"/>
                <w:rPrChange w:id="750" w:author="Dalton Solano dos Reis" w:date="2025-06-28T20:50:00Z" w16du:dateUtc="2025-06-28T23:50:00Z">
                  <w:rPr>
                    <w:b/>
                    <w:bCs/>
                  </w:rPr>
                </w:rPrChange>
              </w:rPr>
            </w:pPr>
            <w:r w:rsidRPr="00F31592">
              <w:rPr>
                <w:b/>
                <w:bCs/>
                <w:sz w:val="18"/>
                <w:szCs w:val="18"/>
                <w:rPrChange w:id="751" w:author="Dalton Solano dos Reis" w:date="2025-06-28T20:50:00Z" w16du:dateUtc="2025-06-28T23:50:00Z">
                  <w:rPr>
                    <w:b/>
                    <w:bCs/>
                  </w:rPr>
                </w:rPrChange>
              </w:rPr>
              <w:t>Resposta</w:t>
            </w:r>
          </w:p>
        </w:tc>
        <w:tc>
          <w:tcPr>
            <w:tcW w:w="1228" w:type="dxa"/>
          </w:tcPr>
          <w:p w14:paraId="651968DC" w14:textId="77777777" w:rsidR="00C8161B" w:rsidRPr="00F31592" w:rsidRDefault="00C8161B" w:rsidP="00F0161F">
            <w:pPr>
              <w:pStyle w:val="TF-TEXTO-QUADRO"/>
              <w:rPr>
                <w:b/>
                <w:bCs/>
                <w:sz w:val="18"/>
                <w:szCs w:val="18"/>
                <w:rPrChange w:id="752" w:author="Dalton Solano dos Reis" w:date="2025-06-28T20:50:00Z" w16du:dateUtc="2025-06-28T23:50:00Z">
                  <w:rPr>
                    <w:b/>
                    <w:bCs/>
                  </w:rPr>
                </w:rPrChange>
              </w:rPr>
            </w:pPr>
            <w:r w:rsidRPr="00F31592">
              <w:rPr>
                <w:b/>
                <w:bCs/>
                <w:sz w:val="18"/>
                <w:szCs w:val="18"/>
                <w:rPrChange w:id="753" w:author="Dalton Solano dos Reis" w:date="2025-06-28T20:50:00Z" w16du:dateUtc="2025-06-28T23:50:00Z">
                  <w:rPr>
                    <w:b/>
                    <w:bCs/>
                  </w:rPr>
                </w:rPrChange>
              </w:rPr>
              <w:t>Quantidade</w:t>
            </w:r>
          </w:p>
        </w:tc>
      </w:tr>
      <w:tr w:rsidR="00C8161B" w:rsidRPr="00F31592" w14:paraId="5ECA3966" w14:textId="77777777" w:rsidTr="00F0161F">
        <w:tc>
          <w:tcPr>
            <w:tcW w:w="3182" w:type="dxa"/>
          </w:tcPr>
          <w:p w14:paraId="07E50216" w14:textId="70BCD9E9" w:rsidR="00C8161B" w:rsidRPr="00F31592" w:rsidRDefault="002A659E" w:rsidP="00F0161F">
            <w:pPr>
              <w:pStyle w:val="TF-TEXTO-QUADRO"/>
              <w:rPr>
                <w:sz w:val="18"/>
                <w:szCs w:val="18"/>
                <w:rPrChange w:id="754" w:author="Dalton Solano dos Reis" w:date="2025-06-28T20:50:00Z" w16du:dateUtc="2025-06-28T23:50:00Z">
                  <w:rPr/>
                </w:rPrChange>
              </w:rPr>
            </w:pPr>
            <w:r w:rsidRPr="00F31592">
              <w:rPr>
                <w:sz w:val="18"/>
                <w:szCs w:val="18"/>
                <w:rPrChange w:id="755" w:author="Dalton Solano dos Reis" w:date="2025-06-28T20:50:00Z" w16du:dateUtc="2025-06-28T23:50:00Z">
                  <w:rPr/>
                </w:rPrChange>
              </w:rPr>
              <w:t>Das atividades solicitadas, quantas atividades você conseguiu executar sem auxílio?</w:t>
            </w:r>
          </w:p>
        </w:tc>
        <w:tc>
          <w:tcPr>
            <w:tcW w:w="5219" w:type="dxa"/>
          </w:tcPr>
          <w:p w14:paraId="3EF179D3" w14:textId="77777777" w:rsidR="00C8161B" w:rsidRPr="00F31592" w:rsidRDefault="002A659E" w:rsidP="00F0161F">
            <w:pPr>
              <w:pStyle w:val="TF-TEXTO-QUADRO"/>
              <w:rPr>
                <w:sz w:val="18"/>
                <w:szCs w:val="18"/>
                <w:rPrChange w:id="756" w:author="Dalton Solano dos Reis" w:date="2025-06-28T20:50:00Z" w16du:dateUtc="2025-06-28T23:50:00Z">
                  <w:rPr/>
                </w:rPrChange>
              </w:rPr>
            </w:pPr>
            <w:r w:rsidRPr="00F31592">
              <w:rPr>
                <w:sz w:val="18"/>
                <w:szCs w:val="18"/>
                <w:rPrChange w:id="757" w:author="Dalton Solano dos Reis" w:date="2025-06-28T20:50:00Z" w16du:dateUtc="2025-06-28T23:50:00Z">
                  <w:rPr/>
                </w:rPrChange>
              </w:rPr>
              <w:t>Todas</w:t>
            </w:r>
          </w:p>
          <w:p w14:paraId="7B253B98" w14:textId="77777777" w:rsidR="002A659E" w:rsidRPr="00F31592" w:rsidRDefault="002A659E" w:rsidP="00F0161F">
            <w:pPr>
              <w:pStyle w:val="TF-TEXTO-QUADRO"/>
              <w:rPr>
                <w:sz w:val="18"/>
                <w:szCs w:val="18"/>
                <w:rPrChange w:id="758" w:author="Dalton Solano dos Reis" w:date="2025-06-28T20:50:00Z" w16du:dateUtc="2025-06-28T23:50:00Z">
                  <w:rPr/>
                </w:rPrChange>
              </w:rPr>
            </w:pPr>
            <w:r w:rsidRPr="00F31592">
              <w:rPr>
                <w:sz w:val="18"/>
                <w:szCs w:val="18"/>
                <w:rPrChange w:id="759" w:author="Dalton Solano dos Reis" w:date="2025-06-28T20:50:00Z" w16du:dateUtc="2025-06-28T23:50:00Z">
                  <w:rPr/>
                </w:rPrChange>
              </w:rPr>
              <w:t>A maior parte</w:t>
            </w:r>
          </w:p>
          <w:p w14:paraId="0D8F3755" w14:textId="77777777" w:rsidR="002A659E" w:rsidRPr="00F31592" w:rsidRDefault="002A659E" w:rsidP="00F0161F">
            <w:pPr>
              <w:pStyle w:val="TF-TEXTO-QUADRO"/>
              <w:rPr>
                <w:sz w:val="18"/>
                <w:szCs w:val="18"/>
                <w:rPrChange w:id="760" w:author="Dalton Solano dos Reis" w:date="2025-06-28T20:50:00Z" w16du:dateUtc="2025-06-28T23:50:00Z">
                  <w:rPr/>
                </w:rPrChange>
              </w:rPr>
            </w:pPr>
            <w:r w:rsidRPr="00F31592">
              <w:rPr>
                <w:sz w:val="18"/>
                <w:szCs w:val="18"/>
                <w:rPrChange w:id="761" w:author="Dalton Solano dos Reis" w:date="2025-06-28T20:50:00Z" w16du:dateUtc="2025-06-28T23:50:00Z">
                  <w:rPr/>
                </w:rPrChange>
              </w:rPr>
              <w:t>Menos da metade das tarefas</w:t>
            </w:r>
          </w:p>
          <w:p w14:paraId="5F56E83E" w14:textId="5A9D08C2" w:rsidR="002A659E" w:rsidRPr="00F31592" w:rsidRDefault="002A659E" w:rsidP="00F0161F">
            <w:pPr>
              <w:pStyle w:val="TF-TEXTO-QUADRO"/>
              <w:rPr>
                <w:sz w:val="18"/>
                <w:szCs w:val="18"/>
                <w:rPrChange w:id="762" w:author="Dalton Solano dos Reis" w:date="2025-06-28T20:50:00Z" w16du:dateUtc="2025-06-28T23:50:00Z">
                  <w:rPr/>
                </w:rPrChange>
              </w:rPr>
            </w:pPr>
            <w:r w:rsidRPr="00F31592">
              <w:rPr>
                <w:sz w:val="18"/>
                <w:szCs w:val="18"/>
                <w:rPrChange w:id="763" w:author="Dalton Solano dos Reis" w:date="2025-06-28T20:50:00Z" w16du:dateUtc="2025-06-28T23:50:00Z">
                  <w:rPr/>
                </w:rPrChange>
              </w:rPr>
              <w:t>Nenhuma tarefa</w:t>
            </w:r>
          </w:p>
        </w:tc>
        <w:tc>
          <w:tcPr>
            <w:tcW w:w="1228" w:type="dxa"/>
          </w:tcPr>
          <w:p w14:paraId="25CAE9EE" w14:textId="7CF667AE" w:rsidR="002A659E" w:rsidRPr="00F31592" w:rsidRDefault="002A659E" w:rsidP="00F31592">
            <w:pPr>
              <w:pStyle w:val="TF-TEXTO-QUADRO"/>
              <w:jc w:val="right"/>
              <w:rPr>
                <w:sz w:val="18"/>
                <w:szCs w:val="18"/>
                <w:rPrChange w:id="764" w:author="Dalton Solano dos Reis" w:date="2025-06-28T20:50:00Z" w16du:dateUtc="2025-06-28T23:50:00Z">
                  <w:rPr/>
                </w:rPrChange>
              </w:rPr>
              <w:pPrChange w:id="765" w:author="Dalton Solano dos Reis" w:date="2025-06-28T20:53:00Z" w16du:dateUtc="2025-06-28T23:53:00Z">
                <w:pPr>
                  <w:pStyle w:val="TF-TEXTO-QUADRO"/>
                </w:pPr>
              </w:pPrChange>
            </w:pPr>
            <w:r w:rsidRPr="00F31592">
              <w:rPr>
                <w:sz w:val="18"/>
                <w:szCs w:val="18"/>
                <w:rPrChange w:id="766" w:author="Dalton Solano dos Reis" w:date="2025-06-28T20:50:00Z" w16du:dateUtc="2025-06-28T23:50:00Z">
                  <w:rPr/>
                </w:rPrChange>
              </w:rPr>
              <w:t>33</w:t>
            </w:r>
            <w:ins w:id="767" w:author="Dalton Solano dos Reis" w:date="2025-06-28T20:52:00Z" w16du:dateUtc="2025-06-28T23:52:00Z">
              <w:r w:rsidR="00F31592">
                <w:rPr>
                  <w:sz w:val="18"/>
                  <w:szCs w:val="18"/>
                </w:rPr>
                <w:t>,</w:t>
              </w:r>
            </w:ins>
            <w:del w:id="768" w:author="Dalton Solano dos Reis" w:date="2025-06-28T20:52:00Z" w16du:dateUtc="2025-06-28T23:52:00Z">
              <w:r w:rsidRPr="00F31592" w:rsidDel="00F31592">
                <w:rPr>
                  <w:sz w:val="18"/>
                  <w:szCs w:val="18"/>
                  <w:rPrChange w:id="769" w:author="Dalton Solano dos Reis" w:date="2025-06-28T20:50:00Z" w16du:dateUtc="2025-06-28T23:50:00Z">
                    <w:rPr/>
                  </w:rPrChange>
                </w:rPr>
                <w:delText>.</w:delText>
              </w:r>
            </w:del>
            <w:r w:rsidRPr="00F31592">
              <w:rPr>
                <w:sz w:val="18"/>
                <w:szCs w:val="18"/>
                <w:rPrChange w:id="770" w:author="Dalton Solano dos Reis" w:date="2025-06-28T20:50:00Z" w16du:dateUtc="2025-06-28T23:50:00Z">
                  <w:rPr/>
                </w:rPrChange>
              </w:rPr>
              <w:t>33%</w:t>
            </w:r>
          </w:p>
          <w:p w14:paraId="614183E7" w14:textId="70EF2753" w:rsidR="002A659E" w:rsidRPr="00F31592" w:rsidRDefault="002A659E" w:rsidP="00F31592">
            <w:pPr>
              <w:pStyle w:val="TF-TEXTO-QUADRO"/>
              <w:jc w:val="right"/>
              <w:rPr>
                <w:sz w:val="18"/>
                <w:szCs w:val="18"/>
                <w:rPrChange w:id="771" w:author="Dalton Solano dos Reis" w:date="2025-06-28T20:50:00Z" w16du:dateUtc="2025-06-28T23:50:00Z">
                  <w:rPr/>
                </w:rPrChange>
              </w:rPr>
              <w:pPrChange w:id="772" w:author="Dalton Solano dos Reis" w:date="2025-06-28T20:53:00Z" w16du:dateUtc="2025-06-28T23:53:00Z">
                <w:pPr>
                  <w:pStyle w:val="TF-TEXTO-QUADRO"/>
                </w:pPr>
              </w:pPrChange>
            </w:pPr>
            <w:r w:rsidRPr="00F31592">
              <w:rPr>
                <w:sz w:val="18"/>
                <w:szCs w:val="18"/>
                <w:rPrChange w:id="773" w:author="Dalton Solano dos Reis" w:date="2025-06-28T20:50:00Z" w16du:dateUtc="2025-06-28T23:50:00Z">
                  <w:rPr/>
                </w:rPrChange>
              </w:rPr>
              <w:t>33</w:t>
            </w:r>
            <w:ins w:id="774" w:author="Dalton Solano dos Reis" w:date="2025-06-28T20:52:00Z" w16du:dateUtc="2025-06-28T23:52:00Z">
              <w:r w:rsidR="00F31592">
                <w:rPr>
                  <w:sz w:val="18"/>
                  <w:szCs w:val="18"/>
                </w:rPr>
                <w:t>,</w:t>
              </w:r>
            </w:ins>
            <w:del w:id="775" w:author="Dalton Solano dos Reis" w:date="2025-06-28T20:52:00Z" w16du:dateUtc="2025-06-28T23:52:00Z">
              <w:r w:rsidRPr="00F31592" w:rsidDel="00F31592">
                <w:rPr>
                  <w:sz w:val="18"/>
                  <w:szCs w:val="18"/>
                  <w:rPrChange w:id="776" w:author="Dalton Solano dos Reis" w:date="2025-06-28T20:50:00Z" w16du:dateUtc="2025-06-28T23:50:00Z">
                    <w:rPr/>
                  </w:rPrChange>
                </w:rPr>
                <w:delText>.</w:delText>
              </w:r>
            </w:del>
            <w:r w:rsidRPr="00F31592">
              <w:rPr>
                <w:sz w:val="18"/>
                <w:szCs w:val="18"/>
                <w:rPrChange w:id="777" w:author="Dalton Solano dos Reis" w:date="2025-06-28T20:50:00Z" w16du:dateUtc="2025-06-28T23:50:00Z">
                  <w:rPr/>
                </w:rPrChange>
              </w:rPr>
              <w:t>33%</w:t>
            </w:r>
          </w:p>
          <w:p w14:paraId="241886F7" w14:textId="50B7CD4C" w:rsidR="00C8161B" w:rsidRPr="00F31592" w:rsidRDefault="00C8161B" w:rsidP="00F31592">
            <w:pPr>
              <w:pStyle w:val="TF-TEXTO-QUADRO"/>
              <w:jc w:val="right"/>
              <w:rPr>
                <w:sz w:val="18"/>
                <w:szCs w:val="18"/>
                <w:rPrChange w:id="778" w:author="Dalton Solano dos Reis" w:date="2025-06-28T20:50:00Z" w16du:dateUtc="2025-06-28T23:50:00Z">
                  <w:rPr/>
                </w:rPrChange>
              </w:rPr>
              <w:pPrChange w:id="779" w:author="Dalton Solano dos Reis" w:date="2025-06-28T20:53:00Z" w16du:dateUtc="2025-06-28T23:53:00Z">
                <w:pPr>
                  <w:pStyle w:val="TF-TEXTO-QUADRO"/>
                </w:pPr>
              </w:pPrChange>
            </w:pPr>
            <w:r w:rsidRPr="00F31592">
              <w:rPr>
                <w:sz w:val="18"/>
                <w:szCs w:val="18"/>
                <w:rPrChange w:id="780" w:author="Dalton Solano dos Reis" w:date="2025-06-28T20:50:00Z" w16du:dateUtc="2025-06-28T23:50:00Z">
                  <w:rPr/>
                </w:rPrChange>
              </w:rPr>
              <w:t>16</w:t>
            </w:r>
            <w:ins w:id="781" w:author="Dalton Solano dos Reis" w:date="2025-06-28T20:52:00Z" w16du:dateUtc="2025-06-28T23:52:00Z">
              <w:r w:rsidR="00F31592">
                <w:rPr>
                  <w:sz w:val="18"/>
                  <w:szCs w:val="18"/>
                </w:rPr>
                <w:t>,</w:t>
              </w:r>
            </w:ins>
            <w:del w:id="782" w:author="Dalton Solano dos Reis" w:date="2025-06-28T20:52:00Z" w16du:dateUtc="2025-06-28T23:52:00Z">
              <w:r w:rsidRPr="00F31592" w:rsidDel="00F31592">
                <w:rPr>
                  <w:sz w:val="18"/>
                  <w:szCs w:val="18"/>
                  <w:rPrChange w:id="783" w:author="Dalton Solano dos Reis" w:date="2025-06-28T20:50:00Z" w16du:dateUtc="2025-06-28T23:50:00Z">
                    <w:rPr/>
                  </w:rPrChange>
                </w:rPr>
                <w:delText>.</w:delText>
              </w:r>
            </w:del>
            <w:r w:rsidRPr="00F31592">
              <w:rPr>
                <w:sz w:val="18"/>
                <w:szCs w:val="18"/>
                <w:rPrChange w:id="784" w:author="Dalton Solano dos Reis" w:date="2025-06-28T20:50:00Z" w16du:dateUtc="2025-06-28T23:50:00Z">
                  <w:rPr/>
                </w:rPrChange>
              </w:rPr>
              <w:t>67%</w:t>
            </w:r>
          </w:p>
          <w:p w14:paraId="4B0A2214" w14:textId="0397C3E2" w:rsidR="00C8161B" w:rsidRPr="00F31592" w:rsidRDefault="00C8161B" w:rsidP="00F31592">
            <w:pPr>
              <w:pStyle w:val="TF-TEXTO-QUADRO"/>
              <w:jc w:val="right"/>
              <w:rPr>
                <w:sz w:val="18"/>
                <w:szCs w:val="18"/>
                <w:rPrChange w:id="785" w:author="Dalton Solano dos Reis" w:date="2025-06-28T20:50:00Z" w16du:dateUtc="2025-06-28T23:50:00Z">
                  <w:rPr/>
                </w:rPrChange>
              </w:rPr>
              <w:pPrChange w:id="786" w:author="Dalton Solano dos Reis" w:date="2025-06-28T20:53:00Z" w16du:dateUtc="2025-06-28T23:53:00Z">
                <w:pPr>
                  <w:pStyle w:val="TF-TEXTO-QUADRO"/>
                </w:pPr>
              </w:pPrChange>
            </w:pPr>
            <w:r w:rsidRPr="00F31592">
              <w:rPr>
                <w:sz w:val="18"/>
                <w:szCs w:val="18"/>
                <w:rPrChange w:id="787" w:author="Dalton Solano dos Reis" w:date="2025-06-28T20:50:00Z" w16du:dateUtc="2025-06-28T23:50:00Z">
                  <w:rPr/>
                </w:rPrChange>
              </w:rPr>
              <w:t>16</w:t>
            </w:r>
            <w:ins w:id="788" w:author="Dalton Solano dos Reis" w:date="2025-06-28T20:52:00Z" w16du:dateUtc="2025-06-28T23:52:00Z">
              <w:r w:rsidR="00F31592">
                <w:rPr>
                  <w:sz w:val="18"/>
                  <w:szCs w:val="18"/>
                </w:rPr>
                <w:t>,</w:t>
              </w:r>
            </w:ins>
            <w:del w:id="789" w:author="Dalton Solano dos Reis" w:date="2025-06-28T20:52:00Z" w16du:dateUtc="2025-06-28T23:52:00Z">
              <w:r w:rsidRPr="00F31592" w:rsidDel="00F31592">
                <w:rPr>
                  <w:sz w:val="18"/>
                  <w:szCs w:val="18"/>
                  <w:rPrChange w:id="790" w:author="Dalton Solano dos Reis" w:date="2025-06-28T20:50:00Z" w16du:dateUtc="2025-06-28T23:50:00Z">
                    <w:rPr/>
                  </w:rPrChange>
                </w:rPr>
                <w:delText>.</w:delText>
              </w:r>
            </w:del>
            <w:r w:rsidRPr="00F31592">
              <w:rPr>
                <w:sz w:val="18"/>
                <w:szCs w:val="18"/>
                <w:rPrChange w:id="791" w:author="Dalton Solano dos Reis" w:date="2025-06-28T20:50:00Z" w16du:dateUtc="2025-06-28T23:50:00Z">
                  <w:rPr/>
                </w:rPrChange>
              </w:rPr>
              <w:t>67%</w:t>
            </w:r>
          </w:p>
        </w:tc>
      </w:tr>
      <w:tr w:rsidR="00C8161B" w:rsidRPr="00F31592" w14:paraId="314266A1" w14:textId="77777777" w:rsidTr="00F0161F">
        <w:tc>
          <w:tcPr>
            <w:tcW w:w="3182" w:type="dxa"/>
          </w:tcPr>
          <w:p w14:paraId="0F08D99F" w14:textId="3C190527" w:rsidR="00C8161B" w:rsidRPr="00F31592" w:rsidRDefault="002A659E" w:rsidP="00F0161F">
            <w:pPr>
              <w:pStyle w:val="TF-TEXTO-QUADRO"/>
              <w:rPr>
                <w:sz w:val="18"/>
                <w:szCs w:val="18"/>
                <w:rPrChange w:id="792" w:author="Dalton Solano dos Reis" w:date="2025-06-28T20:50:00Z" w16du:dateUtc="2025-06-28T23:50:00Z">
                  <w:rPr/>
                </w:rPrChange>
              </w:rPr>
            </w:pPr>
            <w:r w:rsidRPr="00F31592">
              <w:rPr>
                <w:sz w:val="18"/>
                <w:szCs w:val="18"/>
                <w:rPrChange w:id="793" w:author="Dalton Solano dos Reis" w:date="2025-06-28T20:50:00Z" w16du:dateUtc="2025-06-28T23:50:00Z">
                  <w:rPr/>
                </w:rPrChange>
              </w:rPr>
              <w:t>De modo geral, você achou o protótipo intuitivo e fácil de usar?</w:t>
            </w:r>
          </w:p>
        </w:tc>
        <w:tc>
          <w:tcPr>
            <w:tcW w:w="5219" w:type="dxa"/>
          </w:tcPr>
          <w:p w14:paraId="27A5E322" w14:textId="77777777" w:rsidR="00C8161B" w:rsidRPr="00F31592" w:rsidRDefault="002A659E" w:rsidP="00F0161F">
            <w:pPr>
              <w:pStyle w:val="TF-TEXTO-QUADRO"/>
              <w:rPr>
                <w:sz w:val="18"/>
                <w:szCs w:val="18"/>
                <w:rPrChange w:id="794" w:author="Dalton Solano dos Reis" w:date="2025-06-28T20:50:00Z" w16du:dateUtc="2025-06-28T23:50:00Z">
                  <w:rPr/>
                </w:rPrChange>
              </w:rPr>
            </w:pPr>
            <w:r w:rsidRPr="00F31592">
              <w:rPr>
                <w:sz w:val="18"/>
                <w:szCs w:val="18"/>
                <w:rPrChange w:id="795" w:author="Dalton Solano dos Reis" w:date="2025-06-28T20:50:00Z" w16du:dateUtc="2025-06-28T23:50:00Z">
                  <w:rPr/>
                </w:rPrChange>
              </w:rPr>
              <w:t>Sim</w:t>
            </w:r>
          </w:p>
          <w:p w14:paraId="74FD0D24" w14:textId="5AAEE484" w:rsidR="002A659E" w:rsidRPr="00F31592" w:rsidRDefault="002A659E" w:rsidP="00F0161F">
            <w:pPr>
              <w:pStyle w:val="TF-TEXTO-QUADRO"/>
              <w:rPr>
                <w:sz w:val="18"/>
                <w:szCs w:val="18"/>
                <w:rPrChange w:id="796" w:author="Dalton Solano dos Reis" w:date="2025-06-28T20:50:00Z" w16du:dateUtc="2025-06-28T23:50:00Z">
                  <w:rPr/>
                </w:rPrChange>
              </w:rPr>
            </w:pPr>
          </w:p>
        </w:tc>
        <w:tc>
          <w:tcPr>
            <w:tcW w:w="1228" w:type="dxa"/>
          </w:tcPr>
          <w:p w14:paraId="40FFD2AF" w14:textId="01935EA6" w:rsidR="00C8161B" w:rsidRPr="00F31592" w:rsidRDefault="002A659E" w:rsidP="00F31592">
            <w:pPr>
              <w:pStyle w:val="TF-TEXTO-QUADRO"/>
              <w:jc w:val="right"/>
              <w:rPr>
                <w:sz w:val="18"/>
                <w:szCs w:val="18"/>
                <w:rPrChange w:id="797" w:author="Dalton Solano dos Reis" w:date="2025-06-28T20:50:00Z" w16du:dateUtc="2025-06-28T23:50:00Z">
                  <w:rPr/>
                </w:rPrChange>
              </w:rPr>
              <w:pPrChange w:id="798" w:author="Dalton Solano dos Reis" w:date="2025-06-28T20:53:00Z" w16du:dateUtc="2025-06-28T23:53:00Z">
                <w:pPr>
                  <w:pStyle w:val="TF-TEXTO-QUADRO"/>
                </w:pPr>
              </w:pPrChange>
            </w:pPr>
            <w:r w:rsidRPr="00F31592">
              <w:rPr>
                <w:sz w:val="18"/>
                <w:szCs w:val="18"/>
                <w:rPrChange w:id="799" w:author="Dalton Solano dos Reis" w:date="2025-06-28T20:50:00Z" w16du:dateUtc="2025-06-28T23:50:00Z">
                  <w:rPr/>
                </w:rPrChange>
              </w:rPr>
              <w:t>10</w:t>
            </w:r>
            <w:r w:rsidR="00C8161B" w:rsidRPr="00F31592">
              <w:rPr>
                <w:sz w:val="18"/>
                <w:szCs w:val="18"/>
                <w:rPrChange w:id="800" w:author="Dalton Solano dos Reis" w:date="2025-06-28T20:50:00Z" w16du:dateUtc="2025-06-28T23:50:00Z">
                  <w:rPr/>
                </w:rPrChange>
              </w:rPr>
              <w:t>0</w:t>
            </w:r>
            <w:ins w:id="801" w:author="Dalton Solano dos Reis" w:date="2025-06-28T20:52:00Z" w16du:dateUtc="2025-06-28T23:52:00Z">
              <w:r w:rsidR="00F31592">
                <w:rPr>
                  <w:sz w:val="18"/>
                  <w:szCs w:val="18"/>
                </w:rPr>
                <w:t>,</w:t>
              </w:r>
            </w:ins>
            <w:del w:id="802" w:author="Dalton Solano dos Reis" w:date="2025-06-28T20:52:00Z" w16du:dateUtc="2025-06-28T23:52:00Z">
              <w:r w:rsidR="00C8161B" w:rsidRPr="00F31592" w:rsidDel="00F31592">
                <w:rPr>
                  <w:sz w:val="18"/>
                  <w:szCs w:val="18"/>
                  <w:rPrChange w:id="803" w:author="Dalton Solano dos Reis" w:date="2025-06-28T20:50:00Z" w16du:dateUtc="2025-06-28T23:50:00Z">
                    <w:rPr/>
                  </w:rPrChange>
                </w:rPr>
                <w:delText>.</w:delText>
              </w:r>
            </w:del>
            <w:r w:rsidR="00C8161B" w:rsidRPr="00F31592">
              <w:rPr>
                <w:sz w:val="18"/>
                <w:szCs w:val="18"/>
                <w:rPrChange w:id="804" w:author="Dalton Solano dos Reis" w:date="2025-06-28T20:50:00Z" w16du:dateUtc="2025-06-28T23:50:00Z">
                  <w:rPr/>
                </w:rPrChange>
              </w:rPr>
              <w:t>00%</w:t>
            </w:r>
          </w:p>
        </w:tc>
      </w:tr>
      <w:tr w:rsidR="00C8161B" w:rsidRPr="00F31592" w14:paraId="0A3E9A99" w14:textId="77777777" w:rsidTr="00F0161F">
        <w:tc>
          <w:tcPr>
            <w:tcW w:w="3182" w:type="dxa"/>
          </w:tcPr>
          <w:p w14:paraId="5B680D45" w14:textId="618B45AA" w:rsidR="00C8161B" w:rsidRPr="00F31592" w:rsidRDefault="002A659E" w:rsidP="00F0161F">
            <w:pPr>
              <w:pStyle w:val="TF-TEXTO-QUADRO"/>
              <w:rPr>
                <w:sz w:val="18"/>
                <w:szCs w:val="18"/>
                <w:rPrChange w:id="805" w:author="Dalton Solano dos Reis" w:date="2025-06-28T20:50:00Z" w16du:dateUtc="2025-06-28T23:50:00Z">
                  <w:rPr/>
                </w:rPrChange>
              </w:rPr>
            </w:pPr>
            <w:r w:rsidRPr="00F31592">
              <w:rPr>
                <w:sz w:val="18"/>
                <w:szCs w:val="18"/>
                <w:rPrChange w:id="806" w:author="Dalton Solano dos Reis" w:date="2025-06-28T20:50:00Z" w16du:dateUtc="2025-06-28T23:50:00Z">
                  <w:rPr/>
                </w:rPrChange>
              </w:rPr>
              <w:t>Em uma escala de 1 a 5 onde 5 é muito e 1 é pouco, qual o nível de enjoo sentido ao decorrer da utilização? </w:t>
            </w:r>
          </w:p>
        </w:tc>
        <w:tc>
          <w:tcPr>
            <w:tcW w:w="5219" w:type="dxa"/>
          </w:tcPr>
          <w:p w14:paraId="1CF476CC" w14:textId="77777777" w:rsidR="00C8161B" w:rsidRPr="00F31592" w:rsidRDefault="002A659E" w:rsidP="00F0161F">
            <w:pPr>
              <w:pStyle w:val="TF-TEXTO-QUADRO"/>
              <w:rPr>
                <w:sz w:val="18"/>
                <w:szCs w:val="18"/>
                <w:rPrChange w:id="807" w:author="Dalton Solano dos Reis" w:date="2025-06-28T20:50:00Z" w16du:dateUtc="2025-06-28T23:50:00Z">
                  <w:rPr/>
                </w:rPrChange>
              </w:rPr>
            </w:pPr>
            <w:r w:rsidRPr="00F31592">
              <w:rPr>
                <w:sz w:val="18"/>
                <w:szCs w:val="18"/>
                <w:rPrChange w:id="808" w:author="Dalton Solano dos Reis" w:date="2025-06-28T20:50:00Z" w16du:dateUtc="2025-06-28T23:50:00Z">
                  <w:rPr/>
                </w:rPrChange>
              </w:rPr>
              <w:t>1</w:t>
            </w:r>
          </w:p>
          <w:p w14:paraId="0FA33F1C" w14:textId="77777777" w:rsidR="002A659E" w:rsidRPr="00F31592" w:rsidRDefault="002A659E" w:rsidP="00F0161F">
            <w:pPr>
              <w:pStyle w:val="TF-TEXTO-QUADRO"/>
              <w:rPr>
                <w:sz w:val="18"/>
                <w:szCs w:val="18"/>
                <w:rPrChange w:id="809" w:author="Dalton Solano dos Reis" w:date="2025-06-28T20:50:00Z" w16du:dateUtc="2025-06-28T23:50:00Z">
                  <w:rPr/>
                </w:rPrChange>
              </w:rPr>
            </w:pPr>
            <w:r w:rsidRPr="00F31592">
              <w:rPr>
                <w:sz w:val="18"/>
                <w:szCs w:val="18"/>
                <w:rPrChange w:id="810" w:author="Dalton Solano dos Reis" w:date="2025-06-28T20:50:00Z" w16du:dateUtc="2025-06-28T23:50:00Z">
                  <w:rPr/>
                </w:rPrChange>
              </w:rPr>
              <w:t>2</w:t>
            </w:r>
          </w:p>
          <w:p w14:paraId="0C59D16F" w14:textId="77777777" w:rsidR="002A659E" w:rsidRPr="00F31592" w:rsidRDefault="002A659E" w:rsidP="00F0161F">
            <w:pPr>
              <w:pStyle w:val="TF-TEXTO-QUADRO"/>
              <w:rPr>
                <w:sz w:val="18"/>
                <w:szCs w:val="18"/>
                <w:rPrChange w:id="811" w:author="Dalton Solano dos Reis" w:date="2025-06-28T20:50:00Z" w16du:dateUtc="2025-06-28T23:50:00Z">
                  <w:rPr/>
                </w:rPrChange>
              </w:rPr>
            </w:pPr>
            <w:r w:rsidRPr="00F31592">
              <w:rPr>
                <w:sz w:val="18"/>
                <w:szCs w:val="18"/>
                <w:rPrChange w:id="812" w:author="Dalton Solano dos Reis" w:date="2025-06-28T20:50:00Z" w16du:dateUtc="2025-06-28T23:50:00Z">
                  <w:rPr/>
                </w:rPrChange>
              </w:rPr>
              <w:t>4</w:t>
            </w:r>
          </w:p>
          <w:p w14:paraId="317C679D" w14:textId="6CC4366F" w:rsidR="002A659E" w:rsidRPr="00F31592" w:rsidRDefault="002A659E" w:rsidP="00F0161F">
            <w:pPr>
              <w:pStyle w:val="TF-TEXTO-QUADRO"/>
              <w:rPr>
                <w:sz w:val="18"/>
                <w:szCs w:val="18"/>
                <w:rPrChange w:id="813" w:author="Dalton Solano dos Reis" w:date="2025-06-28T20:50:00Z" w16du:dateUtc="2025-06-28T23:50:00Z">
                  <w:rPr/>
                </w:rPrChange>
              </w:rPr>
            </w:pPr>
            <w:r w:rsidRPr="00F31592">
              <w:rPr>
                <w:sz w:val="18"/>
                <w:szCs w:val="18"/>
                <w:rPrChange w:id="814" w:author="Dalton Solano dos Reis" w:date="2025-06-28T20:50:00Z" w16du:dateUtc="2025-06-28T23:50:00Z">
                  <w:rPr/>
                </w:rPrChange>
              </w:rPr>
              <w:t>5</w:t>
            </w:r>
          </w:p>
        </w:tc>
        <w:tc>
          <w:tcPr>
            <w:tcW w:w="1228" w:type="dxa"/>
          </w:tcPr>
          <w:p w14:paraId="65CF18F2" w14:textId="7B6CE26E" w:rsidR="002A659E" w:rsidRPr="00F31592" w:rsidRDefault="002A659E" w:rsidP="00F31592">
            <w:pPr>
              <w:pStyle w:val="TF-TEXTO-QUADRO"/>
              <w:jc w:val="right"/>
              <w:rPr>
                <w:sz w:val="18"/>
                <w:szCs w:val="18"/>
                <w:rPrChange w:id="815" w:author="Dalton Solano dos Reis" w:date="2025-06-28T20:50:00Z" w16du:dateUtc="2025-06-28T23:50:00Z">
                  <w:rPr/>
                </w:rPrChange>
              </w:rPr>
              <w:pPrChange w:id="816" w:author="Dalton Solano dos Reis" w:date="2025-06-28T20:53:00Z" w16du:dateUtc="2025-06-28T23:53:00Z">
                <w:pPr>
                  <w:pStyle w:val="TF-TEXTO-QUADRO"/>
                </w:pPr>
              </w:pPrChange>
            </w:pPr>
            <w:r w:rsidRPr="00F31592">
              <w:rPr>
                <w:sz w:val="18"/>
                <w:szCs w:val="18"/>
                <w:rPrChange w:id="817" w:author="Dalton Solano dos Reis" w:date="2025-06-28T20:50:00Z" w16du:dateUtc="2025-06-28T23:50:00Z">
                  <w:rPr/>
                </w:rPrChange>
              </w:rPr>
              <w:t>33</w:t>
            </w:r>
            <w:ins w:id="818" w:author="Dalton Solano dos Reis" w:date="2025-06-28T20:52:00Z" w16du:dateUtc="2025-06-28T23:52:00Z">
              <w:r w:rsidR="00F31592">
                <w:rPr>
                  <w:sz w:val="18"/>
                  <w:szCs w:val="18"/>
                </w:rPr>
                <w:t>,</w:t>
              </w:r>
            </w:ins>
            <w:del w:id="819" w:author="Dalton Solano dos Reis" w:date="2025-06-28T20:52:00Z" w16du:dateUtc="2025-06-28T23:52:00Z">
              <w:r w:rsidRPr="00F31592" w:rsidDel="00F31592">
                <w:rPr>
                  <w:sz w:val="18"/>
                  <w:szCs w:val="18"/>
                  <w:rPrChange w:id="820" w:author="Dalton Solano dos Reis" w:date="2025-06-28T20:50:00Z" w16du:dateUtc="2025-06-28T23:50:00Z">
                    <w:rPr/>
                  </w:rPrChange>
                </w:rPr>
                <w:delText>.</w:delText>
              </w:r>
            </w:del>
            <w:r w:rsidRPr="00F31592">
              <w:rPr>
                <w:sz w:val="18"/>
                <w:szCs w:val="18"/>
                <w:rPrChange w:id="821" w:author="Dalton Solano dos Reis" w:date="2025-06-28T20:50:00Z" w16du:dateUtc="2025-06-28T23:50:00Z">
                  <w:rPr/>
                </w:rPrChange>
              </w:rPr>
              <w:t>33%</w:t>
            </w:r>
          </w:p>
          <w:p w14:paraId="4C31ED21" w14:textId="6550FDC7" w:rsidR="002A659E" w:rsidRPr="00F31592" w:rsidRDefault="002A659E" w:rsidP="00F31592">
            <w:pPr>
              <w:pStyle w:val="TF-TEXTO-QUADRO"/>
              <w:jc w:val="right"/>
              <w:rPr>
                <w:sz w:val="18"/>
                <w:szCs w:val="18"/>
                <w:rPrChange w:id="822" w:author="Dalton Solano dos Reis" w:date="2025-06-28T20:50:00Z" w16du:dateUtc="2025-06-28T23:50:00Z">
                  <w:rPr/>
                </w:rPrChange>
              </w:rPr>
              <w:pPrChange w:id="823" w:author="Dalton Solano dos Reis" w:date="2025-06-28T20:53:00Z" w16du:dateUtc="2025-06-28T23:53:00Z">
                <w:pPr>
                  <w:pStyle w:val="TF-TEXTO-QUADRO"/>
                </w:pPr>
              </w:pPrChange>
            </w:pPr>
            <w:r w:rsidRPr="00F31592">
              <w:rPr>
                <w:sz w:val="18"/>
                <w:szCs w:val="18"/>
                <w:rPrChange w:id="824" w:author="Dalton Solano dos Reis" w:date="2025-06-28T20:50:00Z" w16du:dateUtc="2025-06-28T23:50:00Z">
                  <w:rPr/>
                </w:rPrChange>
              </w:rPr>
              <w:t>16</w:t>
            </w:r>
            <w:ins w:id="825" w:author="Dalton Solano dos Reis" w:date="2025-06-28T20:52:00Z" w16du:dateUtc="2025-06-28T23:52:00Z">
              <w:r w:rsidR="00F31592">
                <w:rPr>
                  <w:sz w:val="18"/>
                  <w:szCs w:val="18"/>
                </w:rPr>
                <w:t>,</w:t>
              </w:r>
            </w:ins>
            <w:del w:id="826" w:author="Dalton Solano dos Reis" w:date="2025-06-28T20:52:00Z" w16du:dateUtc="2025-06-28T23:52:00Z">
              <w:r w:rsidRPr="00F31592" w:rsidDel="00F31592">
                <w:rPr>
                  <w:sz w:val="18"/>
                  <w:szCs w:val="18"/>
                  <w:rPrChange w:id="827" w:author="Dalton Solano dos Reis" w:date="2025-06-28T20:50:00Z" w16du:dateUtc="2025-06-28T23:50:00Z">
                    <w:rPr/>
                  </w:rPrChange>
                </w:rPr>
                <w:delText>.</w:delText>
              </w:r>
            </w:del>
            <w:r w:rsidRPr="00F31592">
              <w:rPr>
                <w:sz w:val="18"/>
                <w:szCs w:val="18"/>
                <w:rPrChange w:id="828" w:author="Dalton Solano dos Reis" w:date="2025-06-28T20:50:00Z" w16du:dateUtc="2025-06-28T23:50:00Z">
                  <w:rPr/>
                </w:rPrChange>
              </w:rPr>
              <w:t>67%</w:t>
            </w:r>
          </w:p>
          <w:p w14:paraId="7292268E" w14:textId="41B00ADE" w:rsidR="002A659E" w:rsidRPr="00F31592" w:rsidRDefault="002A659E" w:rsidP="00F31592">
            <w:pPr>
              <w:pStyle w:val="TF-TEXTO-QUADRO"/>
              <w:jc w:val="right"/>
              <w:rPr>
                <w:sz w:val="18"/>
                <w:szCs w:val="18"/>
                <w:rPrChange w:id="829" w:author="Dalton Solano dos Reis" w:date="2025-06-28T20:50:00Z" w16du:dateUtc="2025-06-28T23:50:00Z">
                  <w:rPr/>
                </w:rPrChange>
              </w:rPr>
              <w:pPrChange w:id="830" w:author="Dalton Solano dos Reis" w:date="2025-06-28T20:53:00Z" w16du:dateUtc="2025-06-28T23:53:00Z">
                <w:pPr>
                  <w:pStyle w:val="TF-TEXTO-QUADRO"/>
                </w:pPr>
              </w:pPrChange>
            </w:pPr>
            <w:r w:rsidRPr="00F31592">
              <w:rPr>
                <w:sz w:val="18"/>
                <w:szCs w:val="18"/>
                <w:rPrChange w:id="831" w:author="Dalton Solano dos Reis" w:date="2025-06-28T20:50:00Z" w16du:dateUtc="2025-06-28T23:50:00Z">
                  <w:rPr/>
                </w:rPrChange>
              </w:rPr>
              <w:t>16</w:t>
            </w:r>
            <w:ins w:id="832" w:author="Dalton Solano dos Reis" w:date="2025-06-28T20:52:00Z" w16du:dateUtc="2025-06-28T23:52:00Z">
              <w:r w:rsidR="00F31592">
                <w:rPr>
                  <w:sz w:val="18"/>
                  <w:szCs w:val="18"/>
                </w:rPr>
                <w:t>,</w:t>
              </w:r>
            </w:ins>
            <w:del w:id="833" w:author="Dalton Solano dos Reis" w:date="2025-06-28T20:52:00Z" w16du:dateUtc="2025-06-28T23:52:00Z">
              <w:r w:rsidRPr="00F31592" w:rsidDel="00F31592">
                <w:rPr>
                  <w:sz w:val="18"/>
                  <w:szCs w:val="18"/>
                  <w:rPrChange w:id="834" w:author="Dalton Solano dos Reis" w:date="2025-06-28T20:50:00Z" w16du:dateUtc="2025-06-28T23:50:00Z">
                    <w:rPr/>
                  </w:rPrChange>
                </w:rPr>
                <w:delText>.</w:delText>
              </w:r>
            </w:del>
            <w:r w:rsidRPr="00F31592">
              <w:rPr>
                <w:sz w:val="18"/>
                <w:szCs w:val="18"/>
                <w:rPrChange w:id="835" w:author="Dalton Solano dos Reis" w:date="2025-06-28T20:50:00Z" w16du:dateUtc="2025-06-28T23:50:00Z">
                  <w:rPr/>
                </w:rPrChange>
              </w:rPr>
              <w:t>67%</w:t>
            </w:r>
          </w:p>
          <w:p w14:paraId="65946DA1" w14:textId="1A0B35EA" w:rsidR="00C8161B" w:rsidRPr="00F31592" w:rsidRDefault="002A659E" w:rsidP="00F31592">
            <w:pPr>
              <w:pStyle w:val="TF-TEXTO-QUADRO"/>
              <w:jc w:val="right"/>
              <w:rPr>
                <w:sz w:val="18"/>
                <w:szCs w:val="18"/>
                <w:rPrChange w:id="836" w:author="Dalton Solano dos Reis" w:date="2025-06-28T20:50:00Z" w16du:dateUtc="2025-06-28T23:50:00Z">
                  <w:rPr/>
                </w:rPrChange>
              </w:rPr>
              <w:pPrChange w:id="837" w:author="Dalton Solano dos Reis" w:date="2025-06-28T20:53:00Z" w16du:dateUtc="2025-06-28T23:53:00Z">
                <w:pPr>
                  <w:pStyle w:val="TF-TEXTO-QUADRO"/>
                </w:pPr>
              </w:pPrChange>
            </w:pPr>
            <w:r w:rsidRPr="00F31592">
              <w:rPr>
                <w:sz w:val="18"/>
                <w:szCs w:val="18"/>
                <w:rPrChange w:id="838" w:author="Dalton Solano dos Reis" w:date="2025-06-28T20:50:00Z" w16du:dateUtc="2025-06-28T23:50:00Z">
                  <w:rPr/>
                </w:rPrChange>
              </w:rPr>
              <w:t>33</w:t>
            </w:r>
            <w:ins w:id="839" w:author="Dalton Solano dos Reis" w:date="2025-06-28T20:52:00Z" w16du:dateUtc="2025-06-28T23:52:00Z">
              <w:r w:rsidR="00F31592">
                <w:rPr>
                  <w:sz w:val="18"/>
                  <w:szCs w:val="18"/>
                </w:rPr>
                <w:t>,</w:t>
              </w:r>
            </w:ins>
            <w:del w:id="840" w:author="Dalton Solano dos Reis" w:date="2025-06-28T20:52:00Z" w16du:dateUtc="2025-06-28T23:52:00Z">
              <w:r w:rsidRPr="00F31592" w:rsidDel="00F31592">
                <w:rPr>
                  <w:sz w:val="18"/>
                  <w:szCs w:val="18"/>
                  <w:rPrChange w:id="841" w:author="Dalton Solano dos Reis" w:date="2025-06-28T20:50:00Z" w16du:dateUtc="2025-06-28T23:50:00Z">
                    <w:rPr/>
                  </w:rPrChange>
                </w:rPr>
                <w:delText>.</w:delText>
              </w:r>
            </w:del>
            <w:r w:rsidRPr="00F31592">
              <w:rPr>
                <w:sz w:val="18"/>
                <w:szCs w:val="18"/>
                <w:rPrChange w:id="842" w:author="Dalton Solano dos Reis" w:date="2025-06-28T20:50:00Z" w16du:dateUtc="2025-06-28T23:50:00Z">
                  <w:rPr/>
                </w:rPrChange>
              </w:rPr>
              <w:t>33%</w:t>
            </w:r>
          </w:p>
        </w:tc>
      </w:tr>
      <w:tr w:rsidR="002A659E" w:rsidRPr="00F31592" w14:paraId="18756CA3" w14:textId="77777777" w:rsidTr="00F0161F">
        <w:tc>
          <w:tcPr>
            <w:tcW w:w="3182" w:type="dxa"/>
          </w:tcPr>
          <w:p w14:paraId="259D5BD4" w14:textId="117D8F61" w:rsidR="002A659E" w:rsidRPr="00F31592" w:rsidRDefault="002A659E" w:rsidP="002A659E">
            <w:pPr>
              <w:pStyle w:val="TF-TEXTO-QUADRO"/>
              <w:rPr>
                <w:sz w:val="18"/>
                <w:szCs w:val="18"/>
                <w:rPrChange w:id="843" w:author="Dalton Solano dos Reis" w:date="2025-06-28T20:50:00Z" w16du:dateUtc="2025-06-28T23:50:00Z">
                  <w:rPr/>
                </w:rPrChange>
              </w:rPr>
            </w:pPr>
            <w:r w:rsidRPr="00F31592">
              <w:rPr>
                <w:sz w:val="18"/>
                <w:szCs w:val="18"/>
                <w:rPrChange w:id="844" w:author="Dalton Solano dos Reis" w:date="2025-06-28T20:50:00Z" w16du:dateUtc="2025-06-28T23:50:00Z">
                  <w:rPr/>
                </w:rPrChange>
              </w:rPr>
              <w:t>Se você considera que sabe dirigir com alguma proficiência, o quão parecido com a experiencia de dirigir um carro real você considera esse jogo?</w:t>
            </w:r>
          </w:p>
        </w:tc>
        <w:tc>
          <w:tcPr>
            <w:tcW w:w="5219" w:type="dxa"/>
          </w:tcPr>
          <w:p w14:paraId="4EC641C3" w14:textId="77777777" w:rsidR="002A659E" w:rsidRPr="00F31592" w:rsidRDefault="002A659E" w:rsidP="00F0161F">
            <w:pPr>
              <w:pStyle w:val="TF-TEXTO-QUADRO"/>
              <w:rPr>
                <w:sz w:val="18"/>
                <w:szCs w:val="18"/>
                <w:rPrChange w:id="845" w:author="Dalton Solano dos Reis" w:date="2025-06-28T20:50:00Z" w16du:dateUtc="2025-06-28T23:50:00Z">
                  <w:rPr/>
                </w:rPrChange>
              </w:rPr>
            </w:pPr>
            <w:r w:rsidRPr="00F31592">
              <w:rPr>
                <w:sz w:val="18"/>
                <w:szCs w:val="18"/>
                <w:rPrChange w:id="846" w:author="Dalton Solano dos Reis" w:date="2025-06-28T20:50:00Z" w16du:dateUtc="2025-06-28T23:50:00Z">
                  <w:rPr/>
                </w:rPrChange>
              </w:rPr>
              <w:t>Muito parecida</w:t>
            </w:r>
          </w:p>
          <w:p w14:paraId="20D88E76" w14:textId="7623998A" w:rsidR="002A659E" w:rsidRPr="00F31592" w:rsidRDefault="002A659E" w:rsidP="00F0161F">
            <w:pPr>
              <w:pStyle w:val="TF-TEXTO-QUADRO"/>
              <w:rPr>
                <w:sz w:val="18"/>
                <w:szCs w:val="18"/>
                <w:rPrChange w:id="847" w:author="Dalton Solano dos Reis" w:date="2025-06-28T20:50:00Z" w16du:dateUtc="2025-06-28T23:50:00Z">
                  <w:rPr/>
                </w:rPrChange>
              </w:rPr>
            </w:pPr>
            <w:r w:rsidRPr="00F31592">
              <w:rPr>
                <w:sz w:val="18"/>
                <w:szCs w:val="18"/>
                <w:rPrChange w:id="848" w:author="Dalton Solano dos Reis" w:date="2025-06-28T20:50:00Z" w16du:dateUtc="2025-06-28T23:50:00Z">
                  <w:rPr/>
                </w:rPrChange>
              </w:rPr>
              <w:t>Parecida</w:t>
            </w:r>
          </w:p>
        </w:tc>
        <w:tc>
          <w:tcPr>
            <w:tcW w:w="1228" w:type="dxa"/>
          </w:tcPr>
          <w:p w14:paraId="319304F9" w14:textId="609CEE84" w:rsidR="002A659E" w:rsidRPr="00F31592" w:rsidRDefault="002A659E" w:rsidP="00F31592">
            <w:pPr>
              <w:pStyle w:val="TF-TEXTO-QUADRO"/>
              <w:jc w:val="right"/>
              <w:rPr>
                <w:sz w:val="18"/>
                <w:szCs w:val="18"/>
                <w:rPrChange w:id="849" w:author="Dalton Solano dos Reis" w:date="2025-06-28T20:50:00Z" w16du:dateUtc="2025-06-28T23:50:00Z">
                  <w:rPr/>
                </w:rPrChange>
              </w:rPr>
              <w:pPrChange w:id="850" w:author="Dalton Solano dos Reis" w:date="2025-06-28T20:53:00Z" w16du:dateUtc="2025-06-28T23:53:00Z">
                <w:pPr>
                  <w:pStyle w:val="TF-TEXTO-QUADRO"/>
                </w:pPr>
              </w:pPrChange>
            </w:pPr>
            <w:r w:rsidRPr="00F31592">
              <w:rPr>
                <w:sz w:val="18"/>
                <w:szCs w:val="18"/>
                <w:rPrChange w:id="851" w:author="Dalton Solano dos Reis" w:date="2025-06-28T20:50:00Z" w16du:dateUtc="2025-06-28T23:50:00Z">
                  <w:rPr/>
                </w:rPrChange>
              </w:rPr>
              <w:t>80</w:t>
            </w:r>
            <w:ins w:id="852" w:author="Dalton Solano dos Reis" w:date="2025-06-28T20:52:00Z" w16du:dateUtc="2025-06-28T23:52:00Z">
              <w:r w:rsidR="00F31592">
                <w:rPr>
                  <w:sz w:val="18"/>
                  <w:szCs w:val="18"/>
                </w:rPr>
                <w:t>,</w:t>
              </w:r>
            </w:ins>
            <w:del w:id="853" w:author="Dalton Solano dos Reis" w:date="2025-06-28T20:52:00Z" w16du:dateUtc="2025-06-28T23:52:00Z">
              <w:r w:rsidRPr="00F31592" w:rsidDel="00F31592">
                <w:rPr>
                  <w:sz w:val="18"/>
                  <w:szCs w:val="18"/>
                  <w:rPrChange w:id="854" w:author="Dalton Solano dos Reis" w:date="2025-06-28T20:50:00Z" w16du:dateUtc="2025-06-28T23:50:00Z">
                    <w:rPr/>
                  </w:rPrChange>
                </w:rPr>
                <w:delText>.</w:delText>
              </w:r>
            </w:del>
            <w:r w:rsidRPr="00F31592">
              <w:rPr>
                <w:sz w:val="18"/>
                <w:szCs w:val="18"/>
                <w:rPrChange w:id="855" w:author="Dalton Solano dos Reis" w:date="2025-06-28T20:50:00Z" w16du:dateUtc="2025-06-28T23:50:00Z">
                  <w:rPr/>
                </w:rPrChange>
              </w:rPr>
              <w:t>00%</w:t>
            </w:r>
          </w:p>
          <w:p w14:paraId="2EDE126B" w14:textId="33E43167" w:rsidR="002A659E" w:rsidRPr="00F31592" w:rsidRDefault="002A659E" w:rsidP="00F31592">
            <w:pPr>
              <w:pStyle w:val="TF-TEXTO-QUADRO"/>
              <w:jc w:val="right"/>
              <w:rPr>
                <w:sz w:val="18"/>
                <w:szCs w:val="18"/>
                <w:rPrChange w:id="856" w:author="Dalton Solano dos Reis" w:date="2025-06-28T20:50:00Z" w16du:dateUtc="2025-06-28T23:50:00Z">
                  <w:rPr/>
                </w:rPrChange>
              </w:rPr>
              <w:pPrChange w:id="857" w:author="Dalton Solano dos Reis" w:date="2025-06-28T20:53:00Z" w16du:dateUtc="2025-06-28T23:53:00Z">
                <w:pPr>
                  <w:pStyle w:val="TF-TEXTO-QUADRO"/>
                </w:pPr>
              </w:pPrChange>
            </w:pPr>
            <w:r w:rsidRPr="00F31592">
              <w:rPr>
                <w:sz w:val="18"/>
                <w:szCs w:val="18"/>
                <w:rPrChange w:id="858" w:author="Dalton Solano dos Reis" w:date="2025-06-28T20:50:00Z" w16du:dateUtc="2025-06-28T23:50:00Z">
                  <w:rPr/>
                </w:rPrChange>
              </w:rPr>
              <w:t>20</w:t>
            </w:r>
            <w:ins w:id="859" w:author="Dalton Solano dos Reis" w:date="2025-06-28T20:52:00Z" w16du:dateUtc="2025-06-28T23:52:00Z">
              <w:r w:rsidR="00F31592">
                <w:rPr>
                  <w:sz w:val="18"/>
                  <w:szCs w:val="18"/>
                </w:rPr>
                <w:t>,</w:t>
              </w:r>
            </w:ins>
            <w:del w:id="860" w:author="Dalton Solano dos Reis" w:date="2025-06-28T20:52:00Z" w16du:dateUtc="2025-06-28T23:52:00Z">
              <w:r w:rsidRPr="00F31592" w:rsidDel="00F31592">
                <w:rPr>
                  <w:sz w:val="18"/>
                  <w:szCs w:val="18"/>
                  <w:rPrChange w:id="861" w:author="Dalton Solano dos Reis" w:date="2025-06-28T20:50:00Z" w16du:dateUtc="2025-06-28T23:50:00Z">
                    <w:rPr/>
                  </w:rPrChange>
                </w:rPr>
                <w:delText>.</w:delText>
              </w:r>
            </w:del>
            <w:r w:rsidRPr="00F31592">
              <w:rPr>
                <w:sz w:val="18"/>
                <w:szCs w:val="18"/>
                <w:rPrChange w:id="862" w:author="Dalton Solano dos Reis" w:date="2025-06-28T20:50:00Z" w16du:dateUtc="2025-06-28T23:50:00Z">
                  <w:rPr/>
                </w:rPrChange>
              </w:rPr>
              <w:t>00%</w:t>
            </w:r>
          </w:p>
        </w:tc>
      </w:tr>
      <w:tr w:rsidR="002A659E" w:rsidRPr="00F31592" w14:paraId="17ADEA5A" w14:textId="77777777" w:rsidTr="00F0161F">
        <w:tc>
          <w:tcPr>
            <w:tcW w:w="3182" w:type="dxa"/>
          </w:tcPr>
          <w:p w14:paraId="06C82EA2" w14:textId="522068F6" w:rsidR="002A659E" w:rsidRPr="00F31592" w:rsidRDefault="002A659E" w:rsidP="002A659E">
            <w:pPr>
              <w:pStyle w:val="TF-TEXTO-QUADRO"/>
              <w:rPr>
                <w:sz w:val="18"/>
                <w:szCs w:val="18"/>
                <w:rPrChange w:id="863" w:author="Dalton Solano dos Reis" w:date="2025-06-28T20:50:00Z" w16du:dateUtc="2025-06-28T23:50:00Z">
                  <w:rPr/>
                </w:rPrChange>
              </w:rPr>
            </w:pPr>
            <w:r w:rsidRPr="00F31592">
              <w:rPr>
                <w:sz w:val="18"/>
                <w:szCs w:val="18"/>
                <w:rPrChange w:id="864" w:author="Dalton Solano dos Reis" w:date="2025-06-28T20:50:00Z" w16du:dateUtc="2025-06-28T23:50:00Z">
                  <w:rPr/>
                </w:rPrChange>
              </w:rPr>
              <w:t>Se você considera que não sabe dirigir com alguma proficiência, esse jogo te ajudou a apresentar os conceitos de troca de marcha?</w:t>
            </w:r>
          </w:p>
        </w:tc>
        <w:tc>
          <w:tcPr>
            <w:tcW w:w="5219" w:type="dxa"/>
          </w:tcPr>
          <w:p w14:paraId="48B1BCFD" w14:textId="74EC3F4E" w:rsidR="002A659E" w:rsidRPr="00F31592" w:rsidRDefault="002A659E" w:rsidP="00F0161F">
            <w:pPr>
              <w:pStyle w:val="TF-TEXTO-QUADRO"/>
              <w:rPr>
                <w:sz w:val="18"/>
                <w:szCs w:val="18"/>
                <w:rPrChange w:id="865" w:author="Dalton Solano dos Reis" w:date="2025-06-28T20:50:00Z" w16du:dateUtc="2025-06-28T23:50:00Z">
                  <w:rPr/>
                </w:rPrChange>
              </w:rPr>
            </w:pPr>
            <w:r w:rsidRPr="00F31592">
              <w:rPr>
                <w:sz w:val="18"/>
                <w:szCs w:val="18"/>
                <w:rPrChange w:id="866" w:author="Dalton Solano dos Reis" w:date="2025-06-28T20:50:00Z" w16du:dateUtc="2025-06-28T23:50:00Z">
                  <w:rPr/>
                </w:rPrChange>
              </w:rPr>
              <w:t>Sim</w:t>
            </w:r>
          </w:p>
        </w:tc>
        <w:tc>
          <w:tcPr>
            <w:tcW w:w="1228" w:type="dxa"/>
          </w:tcPr>
          <w:p w14:paraId="65AC2254" w14:textId="51D1432F" w:rsidR="002A659E" w:rsidRPr="00F31592" w:rsidRDefault="002A659E" w:rsidP="00F31592">
            <w:pPr>
              <w:pStyle w:val="TF-TEXTO-QUADRO"/>
              <w:jc w:val="right"/>
              <w:rPr>
                <w:sz w:val="18"/>
                <w:szCs w:val="18"/>
                <w:rPrChange w:id="867" w:author="Dalton Solano dos Reis" w:date="2025-06-28T20:50:00Z" w16du:dateUtc="2025-06-28T23:50:00Z">
                  <w:rPr/>
                </w:rPrChange>
              </w:rPr>
              <w:pPrChange w:id="868" w:author="Dalton Solano dos Reis" w:date="2025-06-28T20:53:00Z" w16du:dateUtc="2025-06-28T23:53:00Z">
                <w:pPr>
                  <w:pStyle w:val="TF-TEXTO-QUADRO"/>
                </w:pPr>
              </w:pPrChange>
            </w:pPr>
            <w:r w:rsidRPr="00F31592">
              <w:rPr>
                <w:sz w:val="18"/>
                <w:szCs w:val="18"/>
                <w:rPrChange w:id="869" w:author="Dalton Solano dos Reis" w:date="2025-06-28T20:50:00Z" w16du:dateUtc="2025-06-28T23:50:00Z">
                  <w:rPr/>
                </w:rPrChange>
              </w:rPr>
              <w:t>100</w:t>
            </w:r>
            <w:ins w:id="870" w:author="Dalton Solano dos Reis" w:date="2025-06-28T20:52:00Z" w16du:dateUtc="2025-06-28T23:52:00Z">
              <w:r w:rsidR="00F31592">
                <w:rPr>
                  <w:sz w:val="18"/>
                  <w:szCs w:val="18"/>
                </w:rPr>
                <w:t>,</w:t>
              </w:r>
            </w:ins>
            <w:del w:id="871" w:author="Dalton Solano dos Reis" w:date="2025-06-28T20:52:00Z" w16du:dateUtc="2025-06-28T23:52:00Z">
              <w:r w:rsidRPr="00F31592" w:rsidDel="00F31592">
                <w:rPr>
                  <w:sz w:val="18"/>
                  <w:szCs w:val="18"/>
                  <w:rPrChange w:id="872" w:author="Dalton Solano dos Reis" w:date="2025-06-28T20:50:00Z" w16du:dateUtc="2025-06-28T23:50:00Z">
                    <w:rPr/>
                  </w:rPrChange>
                </w:rPr>
                <w:delText>.</w:delText>
              </w:r>
            </w:del>
            <w:r w:rsidRPr="00F31592">
              <w:rPr>
                <w:sz w:val="18"/>
                <w:szCs w:val="18"/>
                <w:rPrChange w:id="873" w:author="Dalton Solano dos Reis" w:date="2025-06-28T20:50:00Z" w16du:dateUtc="2025-06-28T23:50:00Z">
                  <w:rPr/>
                </w:rPrChange>
              </w:rPr>
              <w:t>00%</w:t>
            </w:r>
          </w:p>
        </w:tc>
      </w:tr>
      <w:tr w:rsidR="002A659E" w:rsidRPr="00F31592" w14:paraId="639B59FA" w14:textId="77777777" w:rsidTr="00F0161F">
        <w:tc>
          <w:tcPr>
            <w:tcW w:w="3182" w:type="dxa"/>
          </w:tcPr>
          <w:p w14:paraId="70C85AA0" w14:textId="78EB5663" w:rsidR="002A659E" w:rsidRPr="00F31592" w:rsidRDefault="002A659E" w:rsidP="002A659E">
            <w:pPr>
              <w:pStyle w:val="TF-TEXTO-QUADRO"/>
              <w:rPr>
                <w:sz w:val="18"/>
                <w:szCs w:val="18"/>
                <w:rPrChange w:id="874" w:author="Dalton Solano dos Reis" w:date="2025-06-28T20:50:00Z" w16du:dateUtc="2025-06-28T23:50:00Z">
                  <w:rPr/>
                </w:rPrChange>
              </w:rPr>
            </w:pPr>
            <w:r w:rsidRPr="00F31592">
              <w:rPr>
                <w:sz w:val="18"/>
                <w:szCs w:val="18"/>
                <w:rPrChange w:id="875" w:author="Dalton Solano dos Reis" w:date="2025-06-28T20:50:00Z" w16du:dateUtc="2025-06-28T23:50:00Z">
                  <w:rPr/>
                </w:rPrChange>
              </w:rPr>
              <w:lastRenderedPageBreak/>
              <w:t>Você acha que o modo de pista molhada te ajudou a perceber os riscos de dirigir em rápido em momentos de chuva?</w:t>
            </w:r>
          </w:p>
        </w:tc>
        <w:tc>
          <w:tcPr>
            <w:tcW w:w="5219" w:type="dxa"/>
          </w:tcPr>
          <w:p w14:paraId="5149982C" w14:textId="0DCC28B2" w:rsidR="002A659E" w:rsidRPr="00F31592" w:rsidRDefault="002A659E" w:rsidP="00F0161F">
            <w:pPr>
              <w:pStyle w:val="TF-TEXTO-QUADRO"/>
              <w:rPr>
                <w:sz w:val="18"/>
                <w:szCs w:val="18"/>
                <w:rPrChange w:id="876" w:author="Dalton Solano dos Reis" w:date="2025-06-28T20:50:00Z" w16du:dateUtc="2025-06-28T23:50:00Z">
                  <w:rPr/>
                </w:rPrChange>
              </w:rPr>
            </w:pPr>
            <w:r w:rsidRPr="00F31592">
              <w:rPr>
                <w:sz w:val="18"/>
                <w:szCs w:val="18"/>
                <w:rPrChange w:id="877" w:author="Dalton Solano dos Reis" w:date="2025-06-28T20:50:00Z" w16du:dateUtc="2025-06-28T23:50:00Z">
                  <w:rPr/>
                </w:rPrChange>
              </w:rPr>
              <w:t>Sim</w:t>
            </w:r>
          </w:p>
        </w:tc>
        <w:tc>
          <w:tcPr>
            <w:tcW w:w="1228" w:type="dxa"/>
          </w:tcPr>
          <w:p w14:paraId="0F5FA721" w14:textId="4745720F" w:rsidR="002A659E" w:rsidRPr="00F31592" w:rsidRDefault="002A659E" w:rsidP="00F31592">
            <w:pPr>
              <w:pStyle w:val="TF-TEXTO-QUADRO"/>
              <w:jc w:val="right"/>
              <w:rPr>
                <w:sz w:val="18"/>
                <w:szCs w:val="18"/>
                <w:rPrChange w:id="878" w:author="Dalton Solano dos Reis" w:date="2025-06-28T20:50:00Z" w16du:dateUtc="2025-06-28T23:50:00Z">
                  <w:rPr/>
                </w:rPrChange>
              </w:rPr>
              <w:pPrChange w:id="879" w:author="Dalton Solano dos Reis" w:date="2025-06-28T20:53:00Z" w16du:dateUtc="2025-06-28T23:53:00Z">
                <w:pPr>
                  <w:pStyle w:val="TF-TEXTO-QUADRO"/>
                </w:pPr>
              </w:pPrChange>
            </w:pPr>
            <w:r w:rsidRPr="00F31592">
              <w:rPr>
                <w:sz w:val="18"/>
                <w:szCs w:val="18"/>
                <w:rPrChange w:id="880" w:author="Dalton Solano dos Reis" w:date="2025-06-28T20:50:00Z" w16du:dateUtc="2025-06-28T23:50:00Z">
                  <w:rPr/>
                </w:rPrChange>
              </w:rPr>
              <w:t>100</w:t>
            </w:r>
            <w:ins w:id="881" w:author="Dalton Solano dos Reis" w:date="2025-06-28T20:53:00Z" w16du:dateUtc="2025-06-28T23:53:00Z">
              <w:r w:rsidR="00F31592">
                <w:rPr>
                  <w:sz w:val="18"/>
                  <w:szCs w:val="18"/>
                </w:rPr>
                <w:t>,</w:t>
              </w:r>
            </w:ins>
            <w:del w:id="882" w:author="Dalton Solano dos Reis" w:date="2025-06-28T20:53:00Z" w16du:dateUtc="2025-06-28T23:53:00Z">
              <w:r w:rsidRPr="00F31592" w:rsidDel="00F31592">
                <w:rPr>
                  <w:sz w:val="18"/>
                  <w:szCs w:val="18"/>
                  <w:rPrChange w:id="883" w:author="Dalton Solano dos Reis" w:date="2025-06-28T20:50:00Z" w16du:dateUtc="2025-06-28T23:50:00Z">
                    <w:rPr/>
                  </w:rPrChange>
                </w:rPr>
                <w:delText>.</w:delText>
              </w:r>
            </w:del>
            <w:r w:rsidRPr="00F31592">
              <w:rPr>
                <w:sz w:val="18"/>
                <w:szCs w:val="18"/>
                <w:rPrChange w:id="884" w:author="Dalton Solano dos Reis" w:date="2025-06-28T20:50:00Z" w16du:dateUtc="2025-06-28T23:50:00Z">
                  <w:rPr/>
                </w:rPrChange>
              </w:rPr>
              <w:t>00%</w:t>
            </w:r>
          </w:p>
        </w:tc>
      </w:tr>
      <w:tr w:rsidR="002A659E" w:rsidRPr="00F31592" w14:paraId="7AC94966" w14:textId="77777777" w:rsidTr="00F0161F">
        <w:tc>
          <w:tcPr>
            <w:tcW w:w="3182" w:type="dxa"/>
          </w:tcPr>
          <w:p w14:paraId="2BABB8B7" w14:textId="6752CADB" w:rsidR="002A659E" w:rsidRPr="00F31592" w:rsidRDefault="002A659E" w:rsidP="002A659E">
            <w:pPr>
              <w:pStyle w:val="TF-TEXTO-QUADRO"/>
              <w:rPr>
                <w:sz w:val="18"/>
                <w:szCs w:val="18"/>
                <w:rPrChange w:id="885" w:author="Dalton Solano dos Reis" w:date="2025-06-28T20:50:00Z" w16du:dateUtc="2025-06-28T23:50:00Z">
                  <w:rPr/>
                </w:rPrChange>
              </w:rPr>
            </w:pPr>
            <w:r w:rsidRPr="00F31592">
              <w:rPr>
                <w:sz w:val="18"/>
                <w:szCs w:val="18"/>
                <w:rPrChange w:id="886" w:author="Dalton Solano dos Reis" w:date="2025-06-28T20:50:00Z" w16du:dateUtc="2025-06-28T23:50:00Z">
                  <w:rPr/>
                </w:rPrChange>
              </w:rPr>
              <w:t>Você acha que o modo de pista de terra te ajudou a perceber a dificuldade de dirigir rápido em pistas com esse tipo de terreno?</w:t>
            </w:r>
          </w:p>
        </w:tc>
        <w:tc>
          <w:tcPr>
            <w:tcW w:w="5219" w:type="dxa"/>
          </w:tcPr>
          <w:p w14:paraId="06AD0513" w14:textId="77777777" w:rsidR="002A659E" w:rsidRPr="00F31592" w:rsidRDefault="002A659E" w:rsidP="00F0161F">
            <w:pPr>
              <w:pStyle w:val="TF-TEXTO-QUADRO"/>
              <w:rPr>
                <w:sz w:val="18"/>
                <w:szCs w:val="18"/>
                <w:rPrChange w:id="887" w:author="Dalton Solano dos Reis" w:date="2025-06-28T20:50:00Z" w16du:dateUtc="2025-06-28T23:50:00Z">
                  <w:rPr/>
                </w:rPrChange>
              </w:rPr>
            </w:pPr>
            <w:r w:rsidRPr="00F31592">
              <w:rPr>
                <w:sz w:val="18"/>
                <w:szCs w:val="18"/>
                <w:rPrChange w:id="888" w:author="Dalton Solano dos Reis" w:date="2025-06-28T20:50:00Z" w16du:dateUtc="2025-06-28T23:50:00Z">
                  <w:rPr/>
                </w:rPrChange>
              </w:rPr>
              <w:t>Sim</w:t>
            </w:r>
          </w:p>
          <w:p w14:paraId="75DA084A" w14:textId="6D2461BB" w:rsidR="002A659E" w:rsidRPr="00F31592" w:rsidRDefault="002A659E" w:rsidP="00F0161F">
            <w:pPr>
              <w:pStyle w:val="TF-TEXTO-QUADRO"/>
              <w:rPr>
                <w:sz w:val="18"/>
                <w:szCs w:val="18"/>
                <w:rPrChange w:id="889" w:author="Dalton Solano dos Reis" w:date="2025-06-28T20:50:00Z" w16du:dateUtc="2025-06-28T23:50:00Z">
                  <w:rPr/>
                </w:rPrChange>
              </w:rPr>
            </w:pPr>
            <w:r w:rsidRPr="00F31592">
              <w:rPr>
                <w:sz w:val="18"/>
                <w:szCs w:val="18"/>
                <w:rPrChange w:id="890" w:author="Dalton Solano dos Reis" w:date="2025-06-28T20:50:00Z" w16du:dateUtc="2025-06-28T23:50:00Z">
                  <w:rPr/>
                </w:rPrChange>
              </w:rPr>
              <w:t>Não</w:t>
            </w:r>
          </w:p>
        </w:tc>
        <w:tc>
          <w:tcPr>
            <w:tcW w:w="1228" w:type="dxa"/>
          </w:tcPr>
          <w:p w14:paraId="7749C366" w14:textId="1F0106C0" w:rsidR="002A659E" w:rsidRPr="00F31592" w:rsidRDefault="002A659E" w:rsidP="00F31592">
            <w:pPr>
              <w:pStyle w:val="TF-TEXTO-QUADRO"/>
              <w:jc w:val="right"/>
              <w:rPr>
                <w:sz w:val="18"/>
                <w:szCs w:val="18"/>
                <w:rPrChange w:id="891" w:author="Dalton Solano dos Reis" w:date="2025-06-28T20:50:00Z" w16du:dateUtc="2025-06-28T23:50:00Z">
                  <w:rPr/>
                </w:rPrChange>
              </w:rPr>
              <w:pPrChange w:id="892" w:author="Dalton Solano dos Reis" w:date="2025-06-28T20:53:00Z" w16du:dateUtc="2025-06-28T23:53:00Z">
                <w:pPr>
                  <w:pStyle w:val="TF-TEXTO-QUADRO"/>
                </w:pPr>
              </w:pPrChange>
            </w:pPr>
            <w:r w:rsidRPr="00F31592">
              <w:rPr>
                <w:sz w:val="18"/>
                <w:szCs w:val="18"/>
                <w:rPrChange w:id="893" w:author="Dalton Solano dos Reis" w:date="2025-06-28T20:50:00Z" w16du:dateUtc="2025-06-28T23:50:00Z">
                  <w:rPr/>
                </w:rPrChange>
              </w:rPr>
              <w:t>83</w:t>
            </w:r>
            <w:ins w:id="894" w:author="Dalton Solano dos Reis" w:date="2025-06-28T20:53:00Z" w16du:dateUtc="2025-06-28T23:53:00Z">
              <w:r w:rsidR="00F31592">
                <w:rPr>
                  <w:sz w:val="18"/>
                  <w:szCs w:val="18"/>
                </w:rPr>
                <w:t>,</w:t>
              </w:r>
            </w:ins>
            <w:del w:id="895" w:author="Dalton Solano dos Reis" w:date="2025-06-28T20:53:00Z" w16du:dateUtc="2025-06-28T23:53:00Z">
              <w:r w:rsidRPr="00F31592" w:rsidDel="00F31592">
                <w:rPr>
                  <w:sz w:val="18"/>
                  <w:szCs w:val="18"/>
                  <w:rPrChange w:id="896" w:author="Dalton Solano dos Reis" w:date="2025-06-28T20:50:00Z" w16du:dateUtc="2025-06-28T23:50:00Z">
                    <w:rPr/>
                  </w:rPrChange>
                </w:rPr>
                <w:delText>.</w:delText>
              </w:r>
            </w:del>
            <w:r w:rsidRPr="00F31592">
              <w:rPr>
                <w:sz w:val="18"/>
                <w:szCs w:val="18"/>
                <w:rPrChange w:id="897" w:author="Dalton Solano dos Reis" w:date="2025-06-28T20:50:00Z" w16du:dateUtc="2025-06-28T23:50:00Z">
                  <w:rPr/>
                </w:rPrChange>
              </w:rPr>
              <w:t>33%</w:t>
            </w:r>
          </w:p>
          <w:p w14:paraId="487CE77C" w14:textId="06E5D31F" w:rsidR="002A659E" w:rsidRPr="00F31592" w:rsidRDefault="002A659E" w:rsidP="00F31592">
            <w:pPr>
              <w:pStyle w:val="TF-TEXTO-QUADRO"/>
              <w:jc w:val="right"/>
              <w:rPr>
                <w:sz w:val="18"/>
                <w:szCs w:val="18"/>
                <w:rPrChange w:id="898" w:author="Dalton Solano dos Reis" w:date="2025-06-28T20:50:00Z" w16du:dateUtc="2025-06-28T23:50:00Z">
                  <w:rPr/>
                </w:rPrChange>
              </w:rPr>
              <w:pPrChange w:id="899" w:author="Dalton Solano dos Reis" w:date="2025-06-28T20:53:00Z" w16du:dateUtc="2025-06-28T23:53:00Z">
                <w:pPr>
                  <w:pStyle w:val="TF-TEXTO-QUADRO"/>
                </w:pPr>
              </w:pPrChange>
            </w:pPr>
            <w:r w:rsidRPr="00F31592">
              <w:rPr>
                <w:sz w:val="18"/>
                <w:szCs w:val="18"/>
                <w:rPrChange w:id="900" w:author="Dalton Solano dos Reis" w:date="2025-06-28T20:50:00Z" w16du:dateUtc="2025-06-28T23:50:00Z">
                  <w:rPr/>
                </w:rPrChange>
              </w:rPr>
              <w:t>16</w:t>
            </w:r>
            <w:ins w:id="901" w:author="Dalton Solano dos Reis" w:date="2025-06-28T20:53:00Z" w16du:dateUtc="2025-06-28T23:53:00Z">
              <w:r w:rsidR="00F31592">
                <w:rPr>
                  <w:sz w:val="18"/>
                  <w:szCs w:val="18"/>
                </w:rPr>
                <w:t>,</w:t>
              </w:r>
            </w:ins>
            <w:del w:id="902" w:author="Dalton Solano dos Reis" w:date="2025-06-28T20:53:00Z" w16du:dateUtc="2025-06-28T23:53:00Z">
              <w:r w:rsidRPr="00F31592" w:rsidDel="00F31592">
                <w:rPr>
                  <w:sz w:val="18"/>
                  <w:szCs w:val="18"/>
                  <w:rPrChange w:id="903" w:author="Dalton Solano dos Reis" w:date="2025-06-28T20:50:00Z" w16du:dateUtc="2025-06-28T23:50:00Z">
                    <w:rPr/>
                  </w:rPrChange>
                </w:rPr>
                <w:delText>.</w:delText>
              </w:r>
            </w:del>
            <w:r w:rsidRPr="00F31592">
              <w:rPr>
                <w:sz w:val="18"/>
                <w:szCs w:val="18"/>
                <w:rPrChange w:id="904" w:author="Dalton Solano dos Reis" w:date="2025-06-28T20:50:00Z" w16du:dateUtc="2025-06-28T23:50:00Z">
                  <w:rPr/>
                </w:rPrChange>
              </w:rPr>
              <w:t>67%</w:t>
            </w:r>
          </w:p>
        </w:tc>
      </w:tr>
      <w:tr w:rsidR="002A659E" w:rsidRPr="00F31592" w14:paraId="012F2414" w14:textId="77777777" w:rsidTr="00F0161F">
        <w:tc>
          <w:tcPr>
            <w:tcW w:w="3182" w:type="dxa"/>
          </w:tcPr>
          <w:p w14:paraId="4988A7D2" w14:textId="11734BBC" w:rsidR="002A659E" w:rsidRPr="00F31592" w:rsidRDefault="002A659E" w:rsidP="002A659E">
            <w:pPr>
              <w:pStyle w:val="TF-TEXTO-QUADRO"/>
              <w:rPr>
                <w:sz w:val="18"/>
                <w:szCs w:val="18"/>
                <w:rPrChange w:id="905" w:author="Dalton Solano dos Reis" w:date="2025-06-28T20:50:00Z" w16du:dateUtc="2025-06-28T23:50:00Z">
                  <w:rPr/>
                </w:rPrChange>
              </w:rPr>
            </w:pPr>
            <w:r w:rsidRPr="00F31592">
              <w:rPr>
                <w:sz w:val="18"/>
                <w:szCs w:val="18"/>
                <w:rPrChange w:id="906" w:author="Dalton Solano dos Reis" w:date="2025-06-28T20:50:00Z" w16du:dateUtc="2025-06-28T23:50:00Z">
                  <w:rPr/>
                </w:rPrChange>
              </w:rPr>
              <w:t>Qual é a sua avaliação da aplicação?</w:t>
            </w:r>
          </w:p>
        </w:tc>
        <w:tc>
          <w:tcPr>
            <w:tcW w:w="5219" w:type="dxa"/>
          </w:tcPr>
          <w:p w14:paraId="1A9B0E11" w14:textId="0A46379B" w:rsidR="002A659E" w:rsidRPr="00F31592" w:rsidRDefault="002A659E" w:rsidP="00F0161F">
            <w:pPr>
              <w:pStyle w:val="TF-TEXTO-QUADRO"/>
              <w:rPr>
                <w:sz w:val="18"/>
                <w:szCs w:val="18"/>
                <w:rPrChange w:id="907" w:author="Dalton Solano dos Reis" w:date="2025-06-28T20:50:00Z" w16du:dateUtc="2025-06-28T23:50:00Z">
                  <w:rPr/>
                </w:rPrChange>
              </w:rPr>
            </w:pPr>
            <w:r w:rsidRPr="00F31592">
              <w:rPr>
                <w:sz w:val="18"/>
                <w:szCs w:val="18"/>
                <w:rPrChange w:id="908" w:author="Dalton Solano dos Reis" w:date="2025-06-28T20:50:00Z" w16du:dateUtc="2025-06-28T23:50:00Z">
                  <w:rPr/>
                </w:rPrChange>
              </w:rPr>
              <w:t>Muito bom</w:t>
            </w:r>
          </w:p>
        </w:tc>
        <w:tc>
          <w:tcPr>
            <w:tcW w:w="1228" w:type="dxa"/>
          </w:tcPr>
          <w:p w14:paraId="49774F6F" w14:textId="502386B7" w:rsidR="002A659E" w:rsidRPr="00F31592" w:rsidRDefault="002A659E" w:rsidP="00F31592">
            <w:pPr>
              <w:pStyle w:val="TF-TEXTO-QUADRO"/>
              <w:jc w:val="right"/>
              <w:rPr>
                <w:sz w:val="18"/>
                <w:szCs w:val="18"/>
                <w:rPrChange w:id="909" w:author="Dalton Solano dos Reis" w:date="2025-06-28T20:50:00Z" w16du:dateUtc="2025-06-28T23:50:00Z">
                  <w:rPr/>
                </w:rPrChange>
              </w:rPr>
              <w:pPrChange w:id="910" w:author="Dalton Solano dos Reis" w:date="2025-06-28T20:53:00Z" w16du:dateUtc="2025-06-28T23:53:00Z">
                <w:pPr>
                  <w:pStyle w:val="TF-TEXTO-QUADRO"/>
                </w:pPr>
              </w:pPrChange>
            </w:pPr>
            <w:r w:rsidRPr="00F31592">
              <w:rPr>
                <w:sz w:val="18"/>
                <w:szCs w:val="18"/>
                <w:rPrChange w:id="911" w:author="Dalton Solano dos Reis" w:date="2025-06-28T20:50:00Z" w16du:dateUtc="2025-06-28T23:50:00Z">
                  <w:rPr/>
                </w:rPrChange>
              </w:rPr>
              <w:t>100</w:t>
            </w:r>
            <w:ins w:id="912" w:author="Dalton Solano dos Reis" w:date="2025-06-28T20:53:00Z" w16du:dateUtc="2025-06-28T23:53:00Z">
              <w:r w:rsidR="00F31592">
                <w:rPr>
                  <w:sz w:val="18"/>
                  <w:szCs w:val="18"/>
                </w:rPr>
                <w:t>,</w:t>
              </w:r>
            </w:ins>
            <w:del w:id="913" w:author="Dalton Solano dos Reis" w:date="2025-06-28T20:53:00Z" w16du:dateUtc="2025-06-28T23:53:00Z">
              <w:r w:rsidRPr="00F31592" w:rsidDel="00F31592">
                <w:rPr>
                  <w:sz w:val="18"/>
                  <w:szCs w:val="18"/>
                  <w:rPrChange w:id="914" w:author="Dalton Solano dos Reis" w:date="2025-06-28T20:50:00Z" w16du:dateUtc="2025-06-28T23:50:00Z">
                    <w:rPr/>
                  </w:rPrChange>
                </w:rPr>
                <w:delText>.</w:delText>
              </w:r>
            </w:del>
            <w:r w:rsidRPr="00F31592">
              <w:rPr>
                <w:sz w:val="18"/>
                <w:szCs w:val="18"/>
                <w:rPrChange w:id="915" w:author="Dalton Solano dos Reis" w:date="2025-06-28T20:50:00Z" w16du:dateUtc="2025-06-28T23:50:00Z">
                  <w:rPr/>
                </w:rPrChange>
              </w:rPr>
              <w:t>00%</w:t>
            </w:r>
          </w:p>
        </w:tc>
      </w:tr>
    </w:tbl>
    <w:p w14:paraId="66F74E48" w14:textId="295F7BA3" w:rsidR="00C8161B" w:rsidRDefault="00C8161B" w:rsidP="002A659E">
      <w:pPr>
        <w:pStyle w:val="TF-FONTE"/>
      </w:pPr>
      <w:r>
        <w:t>Fonte: Elaborado pelo autor.</w:t>
      </w:r>
    </w:p>
    <w:p w14:paraId="19275EA2" w14:textId="00986097" w:rsidR="00FA17E1" w:rsidRDefault="003743DC" w:rsidP="001B2F1E">
      <w:pPr>
        <w:pStyle w:val="TF-TEXTO"/>
      </w:pPr>
      <w:r>
        <w:t xml:space="preserve">Ao final do questionário tinha duas questões abertas sobre a avaliação geral da aplicação e sobre as maiores dificuldades ao utilizar o </w:t>
      </w:r>
      <w:commentRangeStart w:id="916"/>
      <w:r>
        <w:t>jogo</w:t>
      </w:r>
      <w:commentRangeEnd w:id="916"/>
      <w:r w:rsidR="00F31592">
        <w:rPr>
          <w:rStyle w:val="Refdecomentrio"/>
        </w:rPr>
        <w:commentReference w:id="916"/>
      </w:r>
      <w:r>
        <w:t xml:space="preserve">. Foram mencionados </w:t>
      </w:r>
      <w:r w:rsidRPr="00F31592">
        <w:rPr>
          <w:i/>
          <w:iCs/>
          <w:rPrChange w:id="917" w:author="Dalton Solano dos Reis" w:date="2025-06-28T20:54:00Z" w16du:dateUtc="2025-06-28T23:54:00Z">
            <w:rPr/>
          </w:rPrChange>
        </w:rPr>
        <w:t>bugs</w:t>
      </w:r>
      <w:r>
        <w:t xml:space="preserve"> referentes ao carro morrer do nada quando freia, a maior dificuldade sendo o alto grau de enjoo e posicionamento da câmera problemático. Em relação ao posicionamento,  esse é um erro típico de jogos em realidade virtual que afeta ainda mais no nosso caso, como o volante virtual e real devem estar alinhados entre si. A solução do reposicionamento pelos botões foi um </w:t>
      </w:r>
      <w:r w:rsidR="003A0B20">
        <w:t>acerto,</w:t>
      </w:r>
      <w:r>
        <w:t xml:space="preserve"> mas deveria salvar a última definição colocada pelo usuário e </w:t>
      </w:r>
      <w:r w:rsidR="003A0B20">
        <w:t>levá-la</w:t>
      </w:r>
      <w:r>
        <w:t xml:space="preserve"> para próxima cena, retirando a necessidade de refazer o posicionamento.</w:t>
      </w:r>
    </w:p>
    <w:p w14:paraId="4A4105B1" w14:textId="2EAFAB8A" w:rsidR="003A0B20" w:rsidRDefault="003A0B20" w:rsidP="001B2F1E">
      <w:pPr>
        <w:pStyle w:val="TF-TEXTO"/>
        <w:rPr>
          <w:ins w:id="918" w:author="Dalton Solano dos Reis" w:date="2025-06-28T20:05:00Z" w16du:dateUtc="2025-06-28T23:05:00Z"/>
        </w:rPr>
      </w:pPr>
      <w:r>
        <w:t xml:space="preserve">As respostas dos </w:t>
      </w:r>
      <w:del w:id="919" w:author="Dalton Solano dos Reis" w:date="2025-06-28T21:00:00Z" w16du:dateUtc="2025-06-29T00:00:00Z">
        <w:r w:rsidDel="00E8307A">
          <w:delText xml:space="preserve">participantes </w:delText>
        </w:r>
      </w:del>
      <w:ins w:id="920" w:author="Dalton Solano dos Reis" w:date="2025-06-28T21:00:00Z" w16du:dateUtc="2025-06-29T00:00:00Z">
        <w:r w:rsidR="00E8307A">
          <w:t>usuários</w:t>
        </w:r>
        <w:r w:rsidR="00E8307A">
          <w:t xml:space="preserve"> </w:t>
        </w:r>
      </w:ins>
      <w:r>
        <w:t xml:space="preserve">demonstram que a aplicação recebeu uma boa avalição geral, destacando </w:t>
      </w:r>
      <w:del w:id="921" w:author="Dalton Solano dos Reis" w:date="2025-06-28T20:55:00Z" w16du:dateUtc="2025-06-28T23:55:00Z">
        <w:r w:rsidDel="00F31592">
          <w:delText xml:space="preserve">usa </w:delText>
        </w:r>
      </w:del>
      <w:ins w:id="922" w:author="Dalton Solano dos Reis" w:date="2025-06-28T20:55:00Z" w16du:dateUtc="2025-06-28T23:55:00Z">
        <w:r w:rsidR="00F31592">
          <w:t>a</w:t>
        </w:r>
        <w:r w:rsidR="00F31592">
          <w:t xml:space="preserve"> </w:t>
        </w:r>
      </w:ins>
      <w:r>
        <w:t xml:space="preserve">eficiência em apresentar diversos aspectos da direção de um veículo. Grande parte dos </w:t>
      </w:r>
      <w:del w:id="923" w:author="Dalton Solano dos Reis" w:date="2025-06-28T21:00:00Z" w16du:dateUtc="2025-06-29T00:00:00Z">
        <w:r w:rsidDel="00E8307A">
          <w:delText xml:space="preserve">participantes </w:delText>
        </w:r>
      </w:del>
      <w:ins w:id="924" w:author="Dalton Solano dos Reis" w:date="2025-06-28T21:00:00Z" w16du:dateUtc="2025-06-29T00:00:00Z">
        <w:r w:rsidR="00E8307A">
          <w:t>usuários</w:t>
        </w:r>
        <w:r w:rsidR="00E8307A">
          <w:t xml:space="preserve"> </w:t>
        </w:r>
      </w:ins>
      <w:r>
        <w:t xml:space="preserve">tinham proficiência na direção avaliaram a experiencia como algum nível de realismo, demonstra o potencial de apresentação desses conceitos para novos condutores. O </w:t>
      </w:r>
      <w:del w:id="925" w:author="Dalton Solano dos Reis" w:date="2025-06-28T21:00:00Z" w16du:dateUtc="2025-06-29T00:00:00Z">
        <w:r w:rsidDel="00E8307A">
          <w:delText xml:space="preserve">participante </w:delText>
        </w:r>
      </w:del>
      <w:ins w:id="926" w:author="Dalton Solano dos Reis" w:date="2025-06-28T21:00:00Z" w16du:dateUtc="2025-06-29T00:00:00Z">
        <w:r w:rsidR="00E8307A">
          <w:t>usuário</w:t>
        </w:r>
        <w:r w:rsidR="00E8307A">
          <w:t xml:space="preserve"> </w:t>
        </w:r>
      </w:ins>
      <w:r>
        <w:t>demonstrou um grande aprendizado ao decorrer do teste, conseguindo dirigir com cada vez mais facilidade o veículo mesmo nunca dirigindo um na vida real.</w:t>
      </w:r>
    </w:p>
    <w:p w14:paraId="0F2FF232" w14:textId="4DE75703" w:rsidR="00FA2F07" w:rsidRDefault="00FA2F07" w:rsidP="001B2F1E">
      <w:pPr>
        <w:pStyle w:val="TF-TEXTO"/>
      </w:pPr>
      <w:ins w:id="927" w:author="Dalton Solano dos Reis" w:date="2025-06-28T20:05:00Z" w16du:dateUtc="2025-06-28T23:05:00Z">
        <w:r w:rsidRPr="00FE5B3C">
          <w:rPr>
            <w:highlight w:val="yellow"/>
          </w:rPr>
          <w:t>@@ Falta seção de comparação com os trabalhos correlatos.</w:t>
        </w:r>
      </w:ins>
    </w:p>
    <w:p w14:paraId="4432F7D9" w14:textId="3FCC2852" w:rsidR="00F255FC" w:rsidRDefault="00F255FC" w:rsidP="00C211BE">
      <w:pPr>
        <w:pStyle w:val="Ttulo1"/>
      </w:pPr>
      <w:bookmarkStart w:id="928" w:name="_Toc54164921"/>
      <w:bookmarkStart w:id="929" w:name="_Toc54165675"/>
      <w:bookmarkStart w:id="930" w:name="_Toc54169333"/>
      <w:bookmarkStart w:id="931" w:name="_Toc96347439"/>
      <w:bookmarkStart w:id="932" w:name="_Toc96357723"/>
      <w:bookmarkStart w:id="933" w:name="_Toc96491866"/>
      <w:bookmarkStart w:id="934" w:name="_Toc511928439"/>
      <w:r>
        <w:t>CONCLUSÕES</w:t>
      </w:r>
      <w:bookmarkEnd w:id="928"/>
      <w:bookmarkEnd w:id="929"/>
      <w:bookmarkEnd w:id="930"/>
      <w:bookmarkEnd w:id="931"/>
      <w:bookmarkEnd w:id="932"/>
      <w:bookmarkEnd w:id="933"/>
      <w:bookmarkEnd w:id="934"/>
    </w:p>
    <w:p w14:paraId="186BC8D4" w14:textId="31F099E7" w:rsidR="00E325E7" w:rsidRDefault="005A496F" w:rsidP="001B2F1E">
      <w:pPr>
        <w:pStyle w:val="TF-TEXTO"/>
      </w:pPr>
      <w:r>
        <w:t>Baseado nos resultados obtidos</w:t>
      </w:r>
      <w:r w:rsidR="00E325E7">
        <w:t xml:space="preserve"> e comprovados com o questionário, o objetivo de implementar um jogo em realidade virtual com alta imersão para auxiliar no ensino de direção e trânsito foi atendido. O meio, a realidade virtual com os periféricos como volante, marcha e pedais de fato aumentaram a percepção de realismo nos cenários</w:t>
      </w:r>
      <w:r w:rsidR="000C4D4B">
        <w:t xml:space="preserve">. A diversão foi apreciada pelos testadores que só pararam de testar o jogo devido a disponibilidade dos equipamentos para outros testarem. </w:t>
      </w:r>
      <w:commentRangeStart w:id="935"/>
      <w:r w:rsidR="000C4D4B">
        <w:t xml:space="preserve">O ensino foi </w:t>
      </w:r>
      <w:commentRangeEnd w:id="935"/>
      <w:r w:rsidR="00E8307A">
        <w:rPr>
          <w:rStyle w:val="Refdecomentrio"/>
        </w:rPr>
        <w:commentReference w:id="935"/>
      </w:r>
      <w:r w:rsidR="000C4D4B">
        <w:t xml:space="preserve">passado com os diferentes cenários e atestado nas perguntas sobre isso pelos condutores mais experientes. O </w:t>
      </w:r>
      <w:del w:id="936" w:author="Dalton Solano dos Reis" w:date="2025-06-28T21:01:00Z" w16du:dateUtc="2025-06-29T00:01:00Z">
        <w:r w:rsidR="000C4D4B" w:rsidDel="00E8307A">
          <w:delText xml:space="preserve">participante </w:delText>
        </w:r>
      </w:del>
      <w:ins w:id="937" w:author="Dalton Solano dos Reis" w:date="2025-06-28T21:01:00Z" w16du:dateUtc="2025-06-29T00:01:00Z">
        <w:r w:rsidR="00E8307A">
          <w:t>usuário</w:t>
        </w:r>
        <w:r w:rsidR="00E8307A">
          <w:t xml:space="preserve"> </w:t>
        </w:r>
      </w:ins>
      <w:r w:rsidR="000C4D4B">
        <w:t>que não possui CNH demonstrou dificuldade no início, devido a questões de coordenação motora ao tentar dirigir</w:t>
      </w:r>
      <w:ins w:id="938" w:author="Dalton Solano dos Reis" w:date="2025-06-28T20:57:00Z" w16du:dateUtc="2025-06-28T23:57:00Z">
        <w:r w:rsidR="00E8307A">
          <w:t>,</w:t>
        </w:r>
      </w:ins>
      <w:r w:rsidR="000C4D4B">
        <w:t xml:space="preserve"> e conforme os testes foram acontecendo foi melhorando a coordenação e melhorando na direção nos outros cenários.</w:t>
      </w:r>
    </w:p>
    <w:p w14:paraId="231D6FF3" w14:textId="45763F60" w:rsidR="00725678" w:rsidRDefault="00725678" w:rsidP="00725678">
      <w:pPr>
        <w:pStyle w:val="TF-TEXTO"/>
      </w:pPr>
      <w:r>
        <w:t xml:space="preserve">O jogo foi aprovado como simulação entre quem tem experiencia no ambiente real e trouxe aprendizado para quem desconhecia os conceitos. Para melhorar o jogo seria necessário colocar mais orientações ao longo dos cenários sinalizando como executar as ações para dirigir um carro partindo </w:t>
      </w:r>
      <w:ins w:id="939" w:author="Dalton Solano dos Reis" w:date="2025-06-28T20:58:00Z" w16du:dateUtc="2025-06-28T23:58:00Z">
        <w:r w:rsidR="00E8307A">
          <w:t>que o usuário não teria nenhum conhecimento prévio</w:t>
        </w:r>
      </w:ins>
      <w:del w:id="940" w:author="Dalton Solano dos Reis" w:date="2025-06-28T20:58:00Z" w16du:dateUtc="2025-06-28T23:58:00Z">
        <w:r w:rsidDel="00E8307A">
          <w:delText>do conhecimento zero</w:delText>
        </w:r>
      </w:del>
      <w:r>
        <w:t xml:space="preserve">. O </w:t>
      </w:r>
      <w:del w:id="941" w:author="Dalton Solano dos Reis" w:date="2025-06-28T20:58:00Z" w16du:dateUtc="2025-06-28T23:58:00Z">
        <w:r w:rsidDel="00E8307A">
          <w:delText xml:space="preserve">participante </w:delText>
        </w:r>
      </w:del>
      <w:ins w:id="942" w:author="Dalton Solano dos Reis" w:date="2025-06-28T20:58:00Z" w16du:dateUtc="2025-06-28T23:58:00Z">
        <w:r w:rsidR="00E8307A">
          <w:t>usuário</w:t>
        </w:r>
        <w:r w:rsidR="00E8307A">
          <w:t xml:space="preserve"> </w:t>
        </w:r>
      </w:ins>
      <w:r>
        <w:t>sem CNH precisou de consideravelmente mais orientações do que os outros para dirigir o carro. Além disso colocar mais informações como mapeamento dos botões do volante de forma virtual para auxiliar no manejo das funções base.</w:t>
      </w:r>
    </w:p>
    <w:p w14:paraId="5FB354DF" w14:textId="73D095E1" w:rsidR="00302C60" w:rsidRDefault="000C4D4B" w:rsidP="001B2F1E">
      <w:pPr>
        <w:pStyle w:val="TF-TEXTO"/>
      </w:pPr>
      <w:r>
        <w:t>As ferramentas utilizadas no processo</w:t>
      </w:r>
      <w:r w:rsidR="009360C7">
        <w:t xml:space="preserve"> de desenvolvimento</w:t>
      </w:r>
      <w:r>
        <w:t xml:space="preserve"> como Unity se mostra</w:t>
      </w:r>
      <w:r w:rsidR="009360C7">
        <w:t>ram</w:t>
      </w:r>
      <w:r>
        <w:t xml:space="preserve"> eficazes em suas tarefas para entrega do projeto. A Unity proporcionou bibliotecas para trabalhar com ambos os equipamentos com algum grau de documentação disponível na internet e no próprio código. Embora com problemas </w:t>
      </w:r>
      <w:r w:rsidR="009360C7">
        <w:t>iniciais</w:t>
      </w:r>
      <w:r>
        <w:t xml:space="preserve"> de adaptação e com </w:t>
      </w:r>
      <w:r w:rsidR="009360C7" w:rsidRPr="00E8307A">
        <w:rPr>
          <w:i/>
          <w:iCs/>
          <w:rPrChange w:id="943" w:author="Dalton Solano dos Reis" w:date="2025-06-28T21:02:00Z" w16du:dateUtc="2025-06-29T00:02:00Z">
            <w:rPr/>
          </w:rPrChange>
        </w:rPr>
        <w:t>bugs</w:t>
      </w:r>
      <w:r>
        <w:t xml:space="preserve"> </w:t>
      </w:r>
      <w:r w:rsidR="009360C7">
        <w:t xml:space="preserve">com a biblioteca da Meta para o Quest e com a biblioteca da Logitech para o volante, pedais e marcha, elas cumpriram seu papel sem falta. Os </w:t>
      </w:r>
      <w:proofErr w:type="spellStart"/>
      <w:r w:rsidR="009360C7" w:rsidRPr="00E8307A">
        <w:rPr>
          <w:rStyle w:val="TF-COURIER9"/>
          <w:rPrChange w:id="944" w:author="Dalton Solano dos Reis" w:date="2025-06-28T21:02:00Z" w16du:dateUtc="2025-06-29T00:02:00Z">
            <w:rPr/>
          </w:rPrChange>
        </w:rPr>
        <w:t>interactables</w:t>
      </w:r>
      <w:proofErr w:type="spellEnd"/>
      <w:r w:rsidR="009360C7">
        <w:t xml:space="preserve"> da Meta foram essenciais para qualquer interação das mãos virtuais com os objetos, botões e cinto de segurança, além de mapear a mão real para a virtual de maneira satisfatória.</w:t>
      </w:r>
    </w:p>
    <w:p w14:paraId="043FC815" w14:textId="1B471ED4" w:rsidR="00E325E7" w:rsidRDefault="009360C7" w:rsidP="001B2F1E">
      <w:pPr>
        <w:pStyle w:val="TF-TEXTO"/>
      </w:pPr>
      <w:r>
        <w:t xml:space="preserve">O apelo do jogo que coloca tantos equipamentos juntos com um propósito </w:t>
      </w:r>
      <w:commentRangeStart w:id="945"/>
      <w:r>
        <w:t>enche aos olhos</w:t>
      </w:r>
      <w:commentRangeEnd w:id="945"/>
      <w:r w:rsidR="00E8307A">
        <w:rPr>
          <w:rStyle w:val="Refdecomentrio"/>
        </w:rPr>
        <w:commentReference w:id="945"/>
      </w:r>
      <w:r>
        <w:t xml:space="preserve">. Tanto no período que ficou no laboratório como em minha residência para os testes, pessoas de maior de idade se </w:t>
      </w:r>
      <w:commentRangeStart w:id="946"/>
      <w:r>
        <w:t xml:space="preserve">encantam e se intrigam </w:t>
      </w:r>
      <w:commentRangeEnd w:id="946"/>
      <w:r w:rsidR="00E8307A">
        <w:rPr>
          <w:rStyle w:val="Refdecomentrio"/>
        </w:rPr>
        <w:commentReference w:id="946"/>
      </w:r>
      <w:r>
        <w:t xml:space="preserve">com o jogo apenas de olhar. Ao jogar todos os </w:t>
      </w:r>
      <w:del w:id="947" w:author="Dalton Solano dos Reis" w:date="2025-06-28T21:05:00Z" w16du:dateUtc="2025-06-29T00:05:00Z">
        <w:r w:rsidDel="00E8307A">
          <w:delText xml:space="preserve">testadores </w:delText>
        </w:r>
      </w:del>
      <w:ins w:id="948" w:author="Dalton Solano dos Reis" w:date="2025-06-28T21:05:00Z" w16du:dateUtc="2025-06-29T00:05:00Z">
        <w:r w:rsidR="00E8307A">
          <w:t>usuários</w:t>
        </w:r>
        <w:r w:rsidR="00E8307A">
          <w:t xml:space="preserve"> </w:t>
        </w:r>
      </w:ins>
      <w:r>
        <w:t xml:space="preserve">ficaram impressionados com a precisão das mãos virtuais interagindo com o volante e todos os equipamentos agindo e reagindo ao jogo. Esse efeito ajudará no papel de aprendizado colocando curiosidade nas pessoas para romper a barreira de entrada </w:t>
      </w:r>
      <w:r w:rsidR="00725678">
        <w:t>e começar a ensinar.</w:t>
      </w:r>
    </w:p>
    <w:p w14:paraId="768C4FB0" w14:textId="19E8B67F" w:rsidR="00846935" w:rsidRDefault="00846935" w:rsidP="001B2F1E">
      <w:pPr>
        <w:pStyle w:val="TF-TEXTO"/>
      </w:pPr>
      <w:r>
        <w:t xml:space="preserve">Com o fim do desenvolvimento do trabalho foram identificados pontos de melhoria através de ideias que surgiram durante e após o desenvolvimento e realização dos testes com usuários. Esses pontos de extensão para futuros trabalhos </w:t>
      </w:r>
      <w:r w:rsidR="00CC4849">
        <w:t>incluem</w:t>
      </w:r>
      <w:r>
        <w:t>:</w:t>
      </w:r>
    </w:p>
    <w:p w14:paraId="0F1E76C6" w14:textId="63CA9C94" w:rsidR="00302C60" w:rsidRDefault="00846935" w:rsidP="00AF5C79">
      <w:pPr>
        <w:pStyle w:val="TF-TEXTO"/>
        <w:numPr>
          <w:ilvl w:val="0"/>
          <w:numId w:val="15"/>
        </w:numPr>
        <w:spacing w:before="0"/>
        <w:ind w:left="1037" w:hanging="357"/>
        <w:pPrChange w:id="949" w:author="Dalton Solano dos Reis" w:date="2025-06-28T21:07:00Z" w16du:dateUtc="2025-06-29T00:07:00Z">
          <w:pPr>
            <w:pStyle w:val="TF-TEXTO"/>
            <w:numPr>
              <w:numId w:val="15"/>
            </w:numPr>
            <w:ind w:left="1040" w:hanging="360"/>
          </w:pPr>
        </w:pPrChange>
      </w:pPr>
      <w:r>
        <w:t>i</w:t>
      </w:r>
      <w:r w:rsidR="00302C60">
        <w:t>mplementar um sistema de pontos para beneficiar boas práticas e negativar mais práticas na direção;</w:t>
      </w:r>
    </w:p>
    <w:p w14:paraId="51DE31BB" w14:textId="144031EB" w:rsidR="00302C60" w:rsidRDefault="00846935" w:rsidP="00AF5C79">
      <w:pPr>
        <w:pStyle w:val="TF-TEXTO"/>
        <w:numPr>
          <w:ilvl w:val="0"/>
          <w:numId w:val="15"/>
        </w:numPr>
        <w:spacing w:before="0"/>
        <w:ind w:left="1037" w:hanging="357"/>
        <w:pPrChange w:id="950" w:author="Dalton Solano dos Reis" w:date="2025-06-28T21:07:00Z" w16du:dateUtc="2025-06-29T00:07:00Z">
          <w:pPr>
            <w:pStyle w:val="TF-TEXTO"/>
            <w:numPr>
              <w:numId w:val="15"/>
            </w:numPr>
            <w:ind w:left="1040" w:hanging="360"/>
          </w:pPr>
        </w:pPrChange>
      </w:pPr>
      <w:r>
        <w:t>i</w:t>
      </w:r>
      <w:r w:rsidR="00302C60">
        <w:t>mplementar gasto de combustível associado a maneira como o usuário dirige, melhorando ou piorando a economia do veículo</w:t>
      </w:r>
      <w:r>
        <w:t>;</w:t>
      </w:r>
    </w:p>
    <w:p w14:paraId="427CBB17" w14:textId="23897346" w:rsidR="00302C60" w:rsidRDefault="00846935" w:rsidP="00AF5C79">
      <w:pPr>
        <w:pStyle w:val="TF-TEXTO"/>
        <w:numPr>
          <w:ilvl w:val="0"/>
          <w:numId w:val="15"/>
        </w:numPr>
        <w:spacing w:before="0"/>
        <w:ind w:left="1037" w:hanging="357"/>
        <w:pPrChange w:id="951" w:author="Dalton Solano dos Reis" w:date="2025-06-28T21:07:00Z" w16du:dateUtc="2025-06-29T00:07:00Z">
          <w:pPr>
            <w:pStyle w:val="TF-TEXTO"/>
            <w:numPr>
              <w:numId w:val="15"/>
            </w:numPr>
            <w:ind w:left="1040" w:hanging="360"/>
          </w:pPr>
        </w:pPrChange>
      </w:pPr>
      <w:r>
        <w:t>implementar freio de mão para que o usuário possa perceber e sentir a diferença entre freio do motor, freio do pneu e freio de mão;</w:t>
      </w:r>
    </w:p>
    <w:p w14:paraId="75785C23" w14:textId="09C3472D" w:rsidR="00846935" w:rsidRDefault="00846935" w:rsidP="00AF5C79">
      <w:pPr>
        <w:pStyle w:val="TF-TEXTO"/>
        <w:numPr>
          <w:ilvl w:val="0"/>
          <w:numId w:val="15"/>
        </w:numPr>
        <w:spacing w:before="0"/>
        <w:ind w:left="1037" w:hanging="357"/>
        <w:pPrChange w:id="952" w:author="Dalton Solano dos Reis" w:date="2025-06-28T21:07:00Z" w16du:dateUtc="2025-06-29T00:07:00Z">
          <w:pPr>
            <w:pStyle w:val="TF-TEXTO"/>
            <w:numPr>
              <w:numId w:val="15"/>
            </w:numPr>
            <w:ind w:left="1040" w:hanging="360"/>
          </w:pPr>
        </w:pPrChange>
      </w:pPr>
      <w:r>
        <w:t>adicionar cenários com possibilidade de estacionar o veículo para que o usuário possa treinar baliza;</w:t>
      </w:r>
    </w:p>
    <w:p w14:paraId="731B4389" w14:textId="607556E3" w:rsidR="00846935" w:rsidRDefault="00846935" w:rsidP="00AF5C79">
      <w:pPr>
        <w:pStyle w:val="TF-TEXTO"/>
        <w:numPr>
          <w:ilvl w:val="0"/>
          <w:numId w:val="15"/>
        </w:numPr>
        <w:spacing w:before="0"/>
        <w:ind w:left="1037" w:hanging="357"/>
        <w:pPrChange w:id="953" w:author="Dalton Solano dos Reis" w:date="2025-06-28T21:07:00Z" w16du:dateUtc="2025-06-29T00:07:00Z">
          <w:pPr>
            <w:pStyle w:val="TF-TEXTO"/>
            <w:numPr>
              <w:numId w:val="15"/>
            </w:numPr>
            <w:ind w:left="1040" w:hanging="360"/>
          </w:pPr>
        </w:pPrChange>
      </w:pPr>
      <w:r>
        <w:lastRenderedPageBreak/>
        <w:t>implementar a sinalização de setas para auxiliar no aprendizado da direção do veículo;</w:t>
      </w:r>
    </w:p>
    <w:p w14:paraId="63887129" w14:textId="0C364F14" w:rsidR="00846935" w:rsidRDefault="00846935" w:rsidP="00AF5C79">
      <w:pPr>
        <w:pStyle w:val="TF-TEXTO"/>
        <w:numPr>
          <w:ilvl w:val="0"/>
          <w:numId w:val="15"/>
        </w:numPr>
        <w:spacing w:before="0"/>
        <w:ind w:left="1037" w:hanging="357"/>
        <w:pPrChange w:id="954" w:author="Dalton Solano dos Reis" w:date="2025-06-28T21:07:00Z" w16du:dateUtc="2025-06-29T00:07:00Z">
          <w:pPr>
            <w:pStyle w:val="TF-TEXTO"/>
            <w:numPr>
              <w:numId w:val="15"/>
            </w:numPr>
            <w:ind w:left="1040" w:hanging="360"/>
          </w:pPr>
        </w:pPrChange>
      </w:pPr>
      <w:r>
        <w:t>adicionar cenários noturnos com a função de faróis para que o usuário percebe seus usos no dia a dia;</w:t>
      </w:r>
    </w:p>
    <w:p w14:paraId="09BA5AAB" w14:textId="2D8B0A5C" w:rsidR="00CC4849" w:rsidRDefault="00CC4849" w:rsidP="00AF5C79">
      <w:pPr>
        <w:pStyle w:val="TF-TEXTO"/>
        <w:numPr>
          <w:ilvl w:val="0"/>
          <w:numId w:val="15"/>
        </w:numPr>
        <w:spacing w:before="0"/>
        <w:ind w:left="1037" w:hanging="357"/>
        <w:pPrChange w:id="955" w:author="Dalton Solano dos Reis" w:date="2025-06-28T21:07:00Z" w16du:dateUtc="2025-06-29T00:07:00Z">
          <w:pPr>
            <w:pStyle w:val="TF-TEXTO"/>
            <w:numPr>
              <w:numId w:val="15"/>
            </w:numPr>
            <w:ind w:left="1040" w:hanging="360"/>
          </w:pPr>
        </w:pPrChange>
      </w:pPr>
      <w:r>
        <w:t>testar com mais pessoas para aumentar a gama de testes e absorver mais ideias de melhorias;</w:t>
      </w:r>
    </w:p>
    <w:p w14:paraId="41C023D9" w14:textId="6EA1E3FB" w:rsidR="00CC4849" w:rsidRDefault="00CC4849" w:rsidP="00AF5C79">
      <w:pPr>
        <w:pStyle w:val="TF-TEXTO"/>
        <w:numPr>
          <w:ilvl w:val="0"/>
          <w:numId w:val="15"/>
        </w:numPr>
        <w:spacing w:before="0"/>
        <w:ind w:left="1037" w:hanging="357"/>
        <w:pPrChange w:id="956" w:author="Dalton Solano dos Reis" w:date="2025-06-28T21:07:00Z" w16du:dateUtc="2025-06-29T00:07:00Z">
          <w:pPr>
            <w:pStyle w:val="TF-TEXTO"/>
            <w:numPr>
              <w:numId w:val="15"/>
            </w:numPr>
            <w:ind w:left="1040" w:hanging="360"/>
          </w:pPr>
        </w:pPrChange>
      </w:pPr>
      <w:r>
        <w:t>implementar um painel completo de um veículo para dar alertas reais de um veículo através dele;</w:t>
      </w:r>
    </w:p>
    <w:p w14:paraId="7B33063C" w14:textId="045967CC" w:rsidR="00CC4849" w:rsidRDefault="00CC4849" w:rsidP="00AF5C79">
      <w:pPr>
        <w:pStyle w:val="TF-TEXTO"/>
        <w:numPr>
          <w:ilvl w:val="0"/>
          <w:numId w:val="15"/>
        </w:numPr>
        <w:spacing w:before="0"/>
        <w:ind w:left="1037" w:hanging="357"/>
        <w:pPrChange w:id="957" w:author="Dalton Solano dos Reis" w:date="2025-06-28T21:07:00Z" w16du:dateUtc="2025-06-29T00:07:00Z">
          <w:pPr>
            <w:pStyle w:val="TF-TEXTO"/>
            <w:numPr>
              <w:numId w:val="15"/>
            </w:numPr>
            <w:ind w:left="1040" w:hanging="360"/>
          </w:pPr>
        </w:pPrChange>
      </w:pPr>
      <w:r>
        <w:t>adicionar som do motor aumentando a imersão e auxiliando o usuário a perceber mais nuances do veículo</w:t>
      </w:r>
      <w:ins w:id="958" w:author="Dalton Solano dos Reis" w:date="2025-06-28T21:06:00Z" w16du:dateUtc="2025-06-29T00:06:00Z">
        <w:r w:rsidR="00AF5C79">
          <w:t>.</w:t>
        </w:r>
      </w:ins>
      <w:del w:id="959" w:author="Dalton Solano dos Reis" w:date="2025-06-28T21:06:00Z" w16du:dateUtc="2025-06-29T00:06:00Z">
        <w:r w:rsidDel="00AF5C79">
          <w:delText>;</w:delText>
        </w:r>
      </w:del>
    </w:p>
    <w:p w14:paraId="376FD652" w14:textId="77777777" w:rsidR="00F255FC" w:rsidRDefault="00F255FC">
      <w:pPr>
        <w:pStyle w:val="TF-REFERNCIASTTULO"/>
      </w:pPr>
      <w:bookmarkStart w:id="960" w:name="_Toc419598588"/>
      <w:bookmarkStart w:id="961" w:name="_Toc420721330"/>
      <w:bookmarkStart w:id="962" w:name="_Toc420721484"/>
      <w:bookmarkStart w:id="963" w:name="_Toc420721575"/>
      <w:bookmarkStart w:id="964" w:name="_Toc420721781"/>
      <w:bookmarkStart w:id="965" w:name="_Toc420723222"/>
      <w:bookmarkStart w:id="966" w:name="_Toc482682385"/>
      <w:bookmarkStart w:id="967" w:name="_Toc54169335"/>
      <w:bookmarkStart w:id="968" w:name="_Toc96491868"/>
      <w:bookmarkStart w:id="969" w:name="_Toc511928441"/>
      <w:commentRangeStart w:id="970"/>
      <w:r>
        <w:t>Referências</w:t>
      </w:r>
      <w:bookmarkEnd w:id="960"/>
      <w:bookmarkEnd w:id="961"/>
      <w:bookmarkEnd w:id="962"/>
      <w:bookmarkEnd w:id="963"/>
      <w:bookmarkEnd w:id="964"/>
      <w:bookmarkEnd w:id="965"/>
      <w:bookmarkEnd w:id="966"/>
      <w:bookmarkEnd w:id="967"/>
      <w:bookmarkEnd w:id="968"/>
      <w:bookmarkEnd w:id="969"/>
      <w:commentRangeEnd w:id="970"/>
      <w:r w:rsidR="00575152">
        <w:rPr>
          <w:rStyle w:val="Refdecomentrio"/>
          <w:b w:val="0"/>
          <w:caps w:val="0"/>
        </w:rPr>
        <w:commentReference w:id="970"/>
      </w:r>
    </w:p>
    <w:p w14:paraId="44527250" w14:textId="77777777" w:rsidR="00B51883" w:rsidRPr="001029B2" w:rsidRDefault="00B51883" w:rsidP="00B51883">
      <w:pPr>
        <w:pStyle w:val="TF-REFERNCIASITEM"/>
      </w:pPr>
      <w:r w:rsidRPr="001029B2">
        <w:t>ABREU</w:t>
      </w:r>
      <w:r>
        <w:t xml:space="preserve">, </w:t>
      </w:r>
      <w:r w:rsidRPr="001868DC">
        <w:t>Pedro Henrique Benevides</w:t>
      </w:r>
      <w:r>
        <w:t xml:space="preserve"> de</w:t>
      </w:r>
      <w:r w:rsidRPr="001029B2">
        <w:t xml:space="preserve">, </w:t>
      </w:r>
      <w:r w:rsidRPr="001029B2">
        <w:rPr>
          <w:b/>
          <w:bCs/>
        </w:rPr>
        <w:t xml:space="preserve">Games e educação: </w:t>
      </w:r>
      <w:r w:rsidRPr="00FF62E7">
        <w:t>potência de aprendizagem em nativos digitais</w:t>
      </w:r>
      <w:r w:rsidRPr="001029B2">
        <w:t>. 2012. Disponível em: https://repositorio.ufjf.br/jspui/handle/ufjf/1750. Acesso em: 18 abr. 2024.</w:t>
      </w:r>
    </w:p>
    <w:p w14:paraId="29F8324B" w14:textId="77777777" w:rsidR="00B51883" w:rsidRDefault="00B51883" w:rsidP="00B51883">
      <w:pPr>
        <w:pStyle w:val="TF-REFERNCIASITEM"/>
      </w:pPr>
      <w:r w:rsidRPr="001029B2">
        <w:t>ANDRIOLA</w:t>
      </w:r>
      <w:r>
        <w:t xml:space="preserve">, </w:t>
      </w:r>
      <w:r w:rsidRPr="001868DC">
        <w:t>César Luís</w:t>
      </w:r>
      <w:r w:rsidRPr="001029B2">
        <w:t xml:space="preserve">, </w:t>
      </w:r>
      <w:r w:rsidRPr="001029B2">
        <w:rPr>
          <w:b/>
          <w:bCs/>
        </w:rPr>
        <w:t>A</w:t>
      </w:r>
      <w:r>
        <w:rPr>
          <w:b/>
          <w:bCs/>
        </w:rPr>
        <w:t>nálise da validade comportamental de um simulador de direção imersivo.</w:t>
      </w:r>
      <w:r w:rsidRPr="001029B2">
        <w:t xml:space="preserve"> 2021. Disponível em: https://lume.ufrgs.br/bitstream/handle/10183/221718/001125953.pdf?sequence=1&amp;isAllowed=y. Acesso em: 3 abr. 2024.</w:t>
      </w:r>
    </w:p>
    <w:p w14:paraId="31AE3446" w14:textId="77777777" w:rsidR="00B51883" w:rsidRPr="001029B2" w:rsidRDefault="00B51883" w:rsidP="00B51883">
      <w:pPr>
        <w:pStyle w:val="TF-REFERNCIASITEM"/>
      </w:pPr>
      <w:r>
        <w:t xml:space="preserve">BUZZI, </w:t>
      </w:r>
      <w:r w:rsidRPr="001868DC">
        <w:t>Alberto Buzzi</w:t>
      </w:r>
      <w:r>
        <w:t xml:space="preserve">, </w:t>
      </w:r>
      <w:r w:rsidRPr="00527FF7">
        <w:rPr>
          <w:b/>
        </w:rPr>
        <w:t>T</w:t>
      </w:r>
      <w:r>
        <w:rPr>
          <w:b/>
        </w:rPr>
        <w:t>ransitar</w:t>
      </w:r>
      <w:r w:rsidRPr="00527FF7">
        <w:t xml:space="preserve"> –</w:t>
      </w:r>
      <w:r>
        <w:t xml:space="preserve"> Jogo de conscientização sobre trânsito. 2018. Disponível em: </w:t>
      </w:r>
      <w:r w:rsidRPr="00527FF7">
        <w:t>https://www.furb.br/dsc/arquivos/tccs/monografias/2018_2_thiago-alberto-buzzi_monografia.pdf</w:t>
      </w:r>
      <w:r>
        <w:t>. Acesso em: 18 out. 2024.</w:t>
      </w:r>
    </w:p>
    <w:p w14:paraId="031830C8" w14:textId="77777777" w:rsidR="00B51883" w:rsidRDefault="00B51883" w:rsidP="00B51883">
      <w:pPr>
        <w:pStyle w:val="TF-REFERNCIASITEM"/>
      </w:pPr>
      <w:commentRangeStart w:id="971"/>
      <w:r w:rsidRPr="00C04A64">
        <w:t>G</w:t>
      </w:r>
      <w:r>
        <w:t>ERVASIO</w:t>
      </w:r>
      <w:commentRangeEnd w:id="971"/>
      <w:r w:rsidR="00575152">
        <w:rPr>
          <w:rStyle w:val="Refdecomentrio"/>
        </w:rPr>
        <w:commentReference w:id="971"/>
      </w:r>
      <w:r>
        <w:t xml:space="preserve">, </w:t>
      </w:r>
      <w:proofErr w:type="spellStart"/>
      <w:r w:rsidRPr="001868DC">
        <w:t>Nikolas</w:t>
      </w:r>
      <w:proofErr w:type="spellEnd"/>
      <w:r w:rsidRPr="001868DC">
        <w:t xml:space="preserve"> Ribeiro</w:t>
      </w:r>
      <w:r>
        <w:t>;</w:t>
      </w:r>
      <w:r w:rsidRPr="00C04A64">
        <w:t xml:space="preserve"> A</w:t>
      </w:r>
      <w:r>
        <w:t xml:space="preserve">LVEZ, </w:t>
      </w:r>
      <w:r w:rsidRPr="001868DC">
        <w:t>Rafael Tabosa de Castro</w:t>
      </w:r>
      <w:r>
        <w:t>;</w:t>
      </w:r>
      <w:r w:rsidRPr="00C04A64">
        <w:t xml:space="preserve"> T</w:t>
      </w:r>
      <w:r>
        <w:t xml:space="preserve">OMANIK, </w:t>
      </w:r>
      <w:r w:rsidRPr="001868DC">
        <w:t>Victor Oliveira</w:t>
      </w:r>
      <w:r>
        <w:t xml:space="preserve">, </w:t>
      </w:r>
      <w:r w:rsidRPr="00C04A64">
        <w:rPr>
          <w:b/>
          <w:bCs/>
        </w:rPr>
        <w:t>Realidade virtual aplicada ao ensino de direção.</w:t>
      </w:r>
      <w:r>
        <w:t xml:space="preserve"> 2021. Disponível em: </w:t>
      </w:r>
      <w:r w:rsidRPr="00C04A64">
        <w:t>https://repositorio.maua.br/handle/MAUA/270</w:t>
      </w:r>
      <w:r>
        <w:t>. Acesso em: 13 set. 2024.</w:t>
      </w:r>
    </w:p>
    <w:p w14:paraId="521429D8" w14:textId="77777777" w:rsidR="00B51883" w:rsidRPr="001029B2" w:rsidRDefault="00B51883" w:rsidP="00B51883">
      <w:pPr>
        <w:pStyle w:val="TF-REFERNCIASITEM"/>
      </w:pPr>
      <w:commentRangeStart w:id="972"/>
      <w:r w:rsidRPr="00F2021C">
        <w:t>G</w:t>
      </w:r>
      <w:r>
        <w:t>UIMARÃES</w:t>
      </w:r>
      <w:commentRangeEnd w:id="972"/>
      <w:r w:rsidR="00575152">
        <w:rPr>
          <w:rStyle w:val="Refdecomentrio"/>
        </w:rPr>
        <w:commentReference w:id="972"/>
      </w:r>
      <w:r>
        <w:t xml:space="preserve">, </w:t>
      </w:r>
      <w:r w:rsidRPr="001868DC">
        <w:t>Marcelo de Paiva</w:t>
      </w:r>
      <w:r>
        <w:t xml:space="preserve">; MARTINS, </w:t>
      </w:r>
      <w:r w:rsidRPr="001868DC">
        <w:t xml:space="preserve">Valéria </w:t>
      </w:r>
      <w:proofErr w:type="spellStart"/>
      <w:r w:rsidRPr="001868DC">
        <w:t>Farinazzo</w:t>
      </w:r>
      <w:proofErr w:type="spellEnd"/>
      <w:r>
        <w:t xml:space="preserve">, </w:t>
      </w:r>
      <w:r w:rsidRPr="00F2021C">
        <w:rPr>
          <w:b/>
          <w:bCs/>
        </w:rPr>
        <w:t>Desafios a serem superados para o uso de Realidade Virtual e Aumentada no cotidiano do ensino.</w:t>
      </w:r>
      <w:r>
        <w:t xml:space="preserve"> 2013. Disponível em: </w:t>
      </w:r>
      <w:r w:rsidRPr="00F2021C">
        <w:t>https://www.seer.uscs.edu.br/index.php/revista_informatica_aplicada/article/view/2744</w:t>
      </w:r>
      <w:r>
        <w:t>. Acesso em: 14 set. 2024.</w:t>
      </w:r>
    </w:p>
    <w:p w14:paraId="6A961E5B" w14:textId="77777777" w:rsidR="00B51883" w:rsidRPr="00986F07" w:rsidRDefault="00B51883" w:rsidP="00B51883">
      <w:pPr>
        <w:pStyle w:val="TF-REFERNCIASITEM"/>
        <w:rPr>
          <w:lang w:val="en-US"/>
        </w:rPr>
      </w:pPr>
      <w:r w:rsidRPr="001029B2">
        <w:t xml:space="preserve">IBGE, </w:t>
      </w:r>
      <w:r w:rsidRPr="001029B2">
        <w:rPr>
          <w:b/>
          <w:bCs/>
        </w:rPr>
        <w:t>Frota de veículos</w:t>
      </w:r>
      <w:r>
        <w:rPr>
          <w:b/>
          <w:bCs/>
        </w:rPr>
        <w:t>.</w:t>
      </w:r>
      <w:r w:rsidRPr="004A4DE8">
        <w:t xml:space="preserve"> 2022</w:t>
      </w:r>
      <w:r w:rsidRPr="001029B2">
        <w:t xml:space="preserve">. Disponível em: https://cidades.ibge.gov.br/brasil/pesquisa/22/28120?tipo=grafico. </w:t>
      </w:r>
      <w:proofErr w:type="spellStart"/>
      <w:r w:rsidRPr="00986F07">
        <w:rPr>
          <w:lang w:val="en-US"/>
        </w:rPr>
        <w:t>Acesso</w:t>
      </w:r>
      <w:proofErr w:type="spellEnd"/>
      <w:r w:rsidRPr="00986F07">
        <w:rPr>
          <w:lang w:val="en-US"/>
        </w:rPr>
        <w:t xml:space="preserve"> </w:t>
      </w:r>
      <w:proofErr w:type="spellStart"/>
      <w:r w:rsidRPr="00986F07">
        <w:rPr>
          <w:lang w:val="en-US"/>
        </w:rPr>
        <w:t>em</w:t>
      </w:r>
      <w:proofErr w:type="spellEnd"/>
      <w:r w:rsidRPr="00986F07">
        <w:rPr>
          <w:lang w:val="en-US"/>
        </w:rPr>
        <w:t>: 23 abr. 2024.</w:t>
      </w:r>
    </w:p>
    <w:p w14:paraId="1C178691" w14:textId="77777777" w:rsidR="00B51883" w:rsidRDefault="00B51883" w:rsidP="00B51883">
      <w:pPr>
        <w:pStyle w:val="TF-REFERNCIASITEM"/>
      </w:pPr>
      <w:r w:rsidRPr="001868DC">
        <w:rPr>
          <w:lang w:val="en-US"/>
        </w:rPr>
        <w:t>KOPFLER, Eric; OSTERWEIL</w:t>
      </w:r>
      <w:r>
        <w:rPr>
          <w:lang w:val="en-US"/>
        </w:rPr>
        <w:t xml:space="preserve">, </w:t>
      </w:r>
      <w:r w:rsidRPr="001868DC">
        <w:rPr>
          <w:lang w:val="en-US"/>
        </w:rPr>
        <w:t>Scot; SALEN</w:t>
      </w:r>
      <w:r>
        <w:rPr>
          <w:lang w:val="en-US"/>
        </w:rPr>
        <w:t xml:space="preserve">, </w:t>
      </w:r>
      <w:r w:rsidRPr="001868DC">
        <w:rPr>
          <w:lang w:val="en-US"/>
        </w:rPr>
        <w:t xml:space="preserve">Katie, </w:t>
      </w:r>
      <w:proofErr w:type="spellStart"/>
      <w:r w:rsidRPr="001868DC">
        <w:rPr>
          <w:b/>
          <w:lang w:val="en-US"/>
        </w:rPr>
        <w:t>Movinglearning</w:t>
      </w:r>
      <w:proofErr w:type="spellEnd"/>
      <w:r w:rsidRPr="001868DC">
        <w:rPr>
          <w:b/>
          <w:lang w:val="en-US"/>
        </w:rPr>
        <w:t xml:space="preserve"> games forward</w:t>
      </w:r>
      <w:r w:rsidRPr="001868DC">
        <w:rPr>
          <w:lang w:val="en-US"/>
        </w:rPr>
        <w:t xml:space="preserve">, 2008. </w:t>
      </w:r>
      <w:r w:rsidRPr="0029587F">
        <w:t>Disponível em: http://education.mit.edu/papers/MovingLearningGamesForward_EdArcade.pdf. Acesso em: 1</w:t>
      </w:r>
      <w:r>
        <w:t>8</w:t>
      </w:r>
      <w:r w:rsidRPr="0029587F">
        <w:t xml:space="preserve"> </w:t>
      </w:r>
      <w:r>
        <w:t>out</w:t>
      </w:r>
      <w:r w:rsidRPr="0029587F">
        <w:t>. 20</w:t>
      </w:r>
      <w:r>
        <w:t>24.</w:t>
      </w:r>
    </w:p>
    <w:p w14:paraId="4D9225AB" w14:textId="77777777" w:rsidR="00B51883" w:rsidRDefault="00B51883" w:rsidP="00B51883">
      <w:pPr>
        <w:pStyle w:val="TF-REFERNCIASITEM"/>
      </w:pPr>
      <w:r w:rsidRPr="001029B2">
        <w:t>LIMA</w:t>
      </w:r>
      <w:r>
        <w:t xml:space="preserve">, </w:t>
      </w:r>
      <w:r w:rsidRPr="008E59D4">
        <w:t>Ramalho</w:t>
      </w:r>
      <w:r w:rsidRPr="001029B2">
        <w:t xml:space="preserve">, </w:t>
      </w:r>
      <w:r w:rsidRPr="00FF62E7">
        <w:rPr>
          <w:b/>
          <w:bCs/>
        </w:rPr>
        <w:t xml:space="preserve">Review Meta </w:t>
      </w:r>
      <w:proofErr w:type="spellStart"/>
      <w:r w:rsidRPr="00FF62E7">
        <w:rPr>
          <w:b/>
          <w:bCs/>
        </w:rPr>
        <w:t>Oculus</w:t>
      </w:r>
      <w:proofErr w:type="spellEnd"/>
      <w:r w:rsidRPr="00FF62E7">
        <w:rPr>
          <w:b/>
          <w:bCs/>
        </w:rPr>
        <w:t xml:space="preserve"> Quest 2 | Conheça o headset VR mais popular do mercado.</w:t>
      </w:r>
      <w:r w:rsidRPr="001029B2">
        <w:t xml:space="preserve"> </w:t>
      </w:r>
      <w:proofErr w:type="spellStart"/>
      <w:r w:rsidRPr="001029B2">
        <w:t>Canaltech</w:t>
      </w:r>
      <w:proofErr w:type="spellEnd"/>
      <w:r w:rsidRPr="001029B2">
        <w:t xml:space="preserve">. 2022. Disponível em: https://canaltech.com.br/outros-acessorios/analise/review-meta-oculus-quest-2-conheca-o-headset-vr-mais-popular-do-mercado/. </w:t>
      </w:r>
      <w:r w:rsidRPr="00B51883">
        <w:t>Acesso em: 8 maio 2024.</w:t>
      </w:r>
    </w:p>
    <w:p w14:paraId="2CFC7966" w14:textId="71FD9155" w:rsidR="00B51883" w:rsidRPr="00B51883" w:rsidRDefault="00B51883" w:rsidP="00B51883">
      <w:pPr>
        <w:pStyle w:val="TF-REFERNCIASITEM"/>
        <w:rPr>
          <w:lang w:val="en-US"/>
        </w:rPr>
      </w:pPr>
      <w:r w:rsidRPr="00D557D2">
        <w:t>L</w:t>
      </w:r>
      <w:r>
        <w:t>OGITECH GAMING</w:t>
      </w:r>
      <w:r w:rsidRPr="00D557D2">
        <w:t xml:space="preserve"> SDK. </w:t>
      </w:r>
      <w:proofErr w:type="spellStart"/>
      <w:r w:rsidRPr="00D557D2">
        <w:rPr>
          <w:b/>
        </w:rPr>
        <w:t>Program</w:t>
      </w:r>
      <w:proofErr w:type="spellEnd"/>
      <w:r w:rsidRPr="00D557D2">
        <w:t xml:space="preserve">, [2025]. </w:t>
      </w:r>
      <w:r>
        <w:t xml:space="preserve">Disponível em: </w:t>
      </w:r>
      <w:r w:rsidRPr="00355393">
        <w:t>https://assetstore.unity.com/packages/tools/integration/logitech-gaming-sdk-6630</w:t>
      </w:r>
      <w:r>
        <w:t xml:space="preserve">. </w:t>
      </w:r>
      <w:proofErr w:type="spellStart"/>
      <w:r w:rsidRPr="00D557D2">
        <w:rPr>
          <w:lang w:val="en-US"/>
        </w:rPr>
        <w:t>Acesso</w:t>
      </w:r>
      <w:proofErr w:type="spellEnd"/>
      <w:r w:rsidRPr="00D557D2">
        <w:rPr>
          <w:lang w:val="en-US"/>
        </w:rPr>
        <w:t xml:space="preserve"> </w:t>
      </w:r>
      <w:proofErr w:type="spellStart"/>
      <w:r w:rsidRPr="00D557D2">
        <w:rPr>
          <w:lang w:val="en-US"/>
        </w:rPr>
        <w:t>em</w:t>
      </w:r>
      <w:proofErr w:type="spellEnd"/>
      <w:r w:rsidRPr="00D557D2">
        <w:rPr>
          <w:lang w:val="en-US"/>
        </w:rPr>
        <w:t xml:space="preserve">: 21 </w:t>
      </w:r>
      <w:proofErr w:type="spellStart"/>
      <w:r w:rsidRPr="00D557D2">
        <w:rPr>
          <w:lang w:val="en-US"/>
        </w:rPr>
        <w:t>junho</w:t>
      </w:r>
      <w:proofErr w:type="spellEnd"/>
      <w:r w:rsidRPr="00D557D2">
        <w:rPr>
          <w:lang w:val="en-US"/>
        </w:rPr>
        <w:t xml:space="preserve"> 2025.</w:t>
      </w:r>
    </w:p>
    <w:p w14:paraId="7ABBE56A" w14:textId="15AEE7CC" w:rsidR="00B51883" w:rsidRDefault="00B51883" w:rsidP="00B51883">
      <w:pPr>
        <w:pStyle w:val="TF-REFERNCIASITEM"/>
      </w:pPr>
      <w:r w:rsidRPr="001029B2">
        <w:rPr>
          <w:lang w:val="en-US"/>
        </w:rPr>
        <w:t>MASTERTON</w:t>
      </w:r>
      <w:r>
        <w:rPr>
          <w:lang w:val="en-US"/>
        </w:rPr>
        <w:t xml:space="preserve">, </w:t>
      </w:r>
      <w:r w:rsidRPr="008E59D4">
        <w:rPr>
          <w:lang w:val="en-US"/>
        </w:rPr>
        <w:t>Callum</w:t>
      </w:r>
      <w:r w:rsidRPr="001029B2">
        <w:rPr>
          <w:lang w:val="en-US"/>
        </w:rPr>
        <w:t>; WILSON</w:t>
      </w:r>
      <w:r>
        <w:rPr>
          <w:lang w:val="en-US"/>
        </w:rPr>
        <w:t xml:space="preserve">, </w:t>
      </w:r>
      <w:r w:rsidRPr="008E59D4">
        <w:rPr>
          <w:lang w:val="en-US"/>
        </w:rPr>
        <w:t>Andrew Sean</w:t>
      </w:r>
      <w:r w:rsidRPr="001029B2">
        <w:rPr>
          <w:lang w:val="en-US"/>
        </w:rPr>
        <w:t xml:space="preserve">, </w:t>
      </w:r>
      <w:r w:rsidRPr="001029B2">
        <w:rPr>
          <w:b/>
          <w:bCs/>
          <w:lang w:val="en-US"/>
        </w:rPr>
        <w:t>A case study of a virtual reality</w:t>
      </w:r>
      <w:r w:rsidRPr="001029B2">
        <w:rPr>
          <w:b/>
          <w:bCs/>
          <w:lang w:val="en-US"/>
        </w:rPr>
        <w:noBreakHyphen/>
        <w:t>based drink driving educational tool</w:t>
      </w:r>
      <w:r w:rsidRPr="001029B2">
        <w:rPr>
          <w:lang w:val="en-US"/>
        </w:rPr>
        <w:t xml:space="preserve">. </w:t>
      </w:r>
      <w:r w:rsidRPr="00D85E28">
        <w:t xml:space="preserve">2023. Disponível em: https://link.springer.com/article/10.1007/s11042-023-17658-y. </w:t>
      </w:r>
      <w:r w:rsidRPr="001029B2">
        <w:t>Acesso em: 3 abr. 2024.</w:t>
      </w:r>
    </w:p>
    <w:p w14:paraId="155CFA9D" w14:textId="77777777" w:rsidR="00B51883" w:rsidRPr="00781F23" w:rsidRDefault="00B51883" w:rsidP="00B51883">
      <w:pPr>
        <w:pStyle w:val="TF-REFERNCIASITEM"/>
        <w:rPr>
          <w:lang w:val="en-US"/>
        </w:rPr>
      </w:pPr>
      <w:commentRangeStart w:id="973"/>
      <w:r w:rsidRPr="00C04A64">
        <w:t>MATHEUS</w:t>
      </w:r>
      <w:commentRangeEnd w:id="973"/>
      <w:r w:rsidR="00575152">
        <w:rPr>
          <w:rStyle w:val="Refdecomentrio"/>
        </w:rPr>
        <w:commentReference w:id="973"/>
      </w:r>
      <w:r>
        <w:t xml:space="preserve">, </w:t>
      </w:r>
      <w:proofErr w:type="spellStart"/>
      <w:r w:rsidRPr="008E59D4">
        <w:t>Ivna</w:t>
      </w:r>
      <w:proofErr w:type="spellEnd"/>
      <w:r w:rsidRPr="00C04A64">
        <w:t xml:space="preserve"> et al, </w:t>
      </w:r>
      <w:r w:rsidRPr="00C04A64">
        <w:rPr>
          <w:b/>
          <w:bCs/>
        </w:rPr>
        <w:t>R</w:t>
      </w:r>
      <w:r>
        <w:rPr>
          <w:b/>
          <w:bCs/>
        </w:rPr>
        <w:t>ealidade virtual para medo dirigir</w:t>
      </w:r>
      <w:r w:rsidRPr="00C04A64">
        <w:rPr>
          <w:b/>
          <w:bCs/>
        </w:rPr>
        <w:t xml:space="preserve">: </w:t>
      </w:r>
      <w:r w:rsidRPr="00FF62E7">
        <w:t>COGNIÇÕES E SENSO DE AUTOEFICÁCIA</w:t>
      </w:r>
      <w:r w:rsidRPr="00C04A64">
        <w:t xml:space="preserve">. </w:t>
      </w:r>
      <w:r w:rsidRPr="00D85E28">
        <w:t xml:space="preserve">2022. </w:t>
      </w:r>
      <w:r w:rsidRPr="00F2021C">
        <w:t>Disponível em: https://www.researchgate.net/profile/Antonio-Nardi/publication/361653128_VIRTUAL_REALITY_FOR_DRIVING_PHOBIA_COGNITIONS_AND_SELF-EFFICACY/links/62c04a4e0bf6950edea53612/Virtual-reality-for-driving-phobia-cognitions-and-self-efficacy.pdf?origin=journalDetail&amp;_tp=eyJwYWdlIjoiam91cm5hbERldGFpbCJ9</w:t>
      </w:r>
      <w:r>
        <w:t xml:space="preserve">. </w:t>
      </w:r>
      <w:proofErr w:type="spellStart"/>
      <w:r w:rsidRPr="00781F23">
        <w:rPr>
          <w:lang w:val="en-US"/>
        </w:rPr>
        <w:t>Acesso</w:t>
      </w:r>
      <w:proofErr w:type="spellEnd"/>
      <w:r w:rsidRPr="00781F23">
        <w:rPr>
          <w:lang w:val="en-US"/>
        </w:rPr>
        <w:t xml:space="preserve"> </w:t>
      </w:r>
      <w:proofErr w:type="spellStart"/>
      <w:r w:rsidRPr="00781F23">
        <w:rPr>
          <w:lang w:val="en-US"/>
        </w:rPr>
        <w:t>em</w:t>
      </w:r>
      <w:proofErr w:type="spellEnd"/>
      <w:r w:rsidRPr="00781F23">
        <w:rPr>
          <w:lang w:val="en-US"/>
        </w:rPr>
        <w:t>: 13 set. 2024.</w:t>
      </w:r>
    </w:p>
    <w:p w14:paraId="7FE35C78" w14:textId="4F84AAC7" w:rsidR="00B51883" w:rsidRDefault="00B51883" w:rsidP="00B51883">
      <w:pPr>
        <w:pStyle w:val="TF-REFERNCIASITEM"/>
      </w:pPr>
      <w:r w:rsidRPr="00055AB2">
        <w:rPr>
          <w:lang w:val="en-US"/>
        </w:rPr>
        <w:t>M</w:t>
      </w:r>
      <w:r>
        <w:rPr>
          <w:lang w:val="en-US"/>
        </w:rPr>
        <w:t>AXIMILIAN SENTEN</w:t>
      </w:r>
      <w:r w:rsidRPr="00055AB2">
        <w:rPr>
          <w:lang w:val="en-US"/>
        </w:rPr>
        <w:t xml:space="preserve">. </w:t>
      </w:r>
      <w:r w:rsidRPr="00055AB2">
        <w:rPr>
          <w:b/>
          <w:lang w:val="en-US"/>
        </w:rPr>
        <w:t xml:space="preserve">Logitech Gaming SDK </w:t>
      </w:r>
      <w:proofErr w:type="spellStart"/>
      <w:r w:rsidRPr="00055AB2">
        <w:rPr>
          <w:b/>
          <w:lang w:val="en-US"/>
        </w:rPr>
        <w:t>Steeringwheel</w:t>
      </w:r>
      <w:proofErr w:type="spellEnd"/>
      <w:r w:rsidRPr="00055AB2">
        <w:rPr>
          <w:b/>
          <w:lang w:val="en-US"/>
        </w:rPr>
        <w:t xml:space="preserve"> </w:t>
      </w:r>
      <w:proofErr w:type="spellStart"/>
      <w:r w:rsidRPr="00055AB2">
        <w:rPr>
          <w:b/>
          <w:lang w:val="en-US"/>
        </w:rPr>
        <w:t>dll</w:t>
      </w:r>
      <w:proofErr w:type="spellEnd"/>
      <w:r w:rsidRPr="00055AB2">
        <w:rPr>
          <w:b/>
          <w:lang w:val="en-US"/>
        </w:rPr>
        <w:t xml:space="preserve"> Fix for Unity</w:t>
      </w:r>
      <w:r w:rsidRPr="00055AB2">
        <w:rPr>
          <w:lang w:val="en-US"/>
        </w:rPr>
        <w:t>, [202</w:t>
      </w:r>
      <w:r>
        <w:rPr>
          <w:lang w:val="en-US"/>
        </w:rPr>
        <w:t>2</w:t>
      </w:r>
      <w:r w:rsidRPr="00055AB2">
        <w:rPr>
          <w:lang w:val="en-US"/>
        </w:rPr>
        <w:t xml:space="preserve">]. </w:t>
      </w:r>
      <w:r>
        <w:t xml:space="preserve">Disponível em: </w:t>
      </w:r>
      <w:r w:rsidRPr="00055AB2">
        <w:t>https://www.youtube.com/watch?v=2PGa0DV_a08</w:t>
      </w:r>
      <w:r>
        <w:t>. Acesso em: 18 mar. 2025.</w:t>
      </w:r>
    </w:p>
    <w:p w14:paraId="40A7F569" w14:textId="3F875161" w:rsidR="00B51883" w:rsidRDefault="00B51883" w:rsidP="00B51883">
      <w:pPr>
        <w:pStyle w:val="TF-REFERNCIASITEM"/>
      </w:pPr>
      <w:r>
        <w:t xml:space="preserve">META. </w:t>
      </w:r>
      <w:r w:rsidRPr="003C3351">
        <w:rPr>
          <w:b/>
        </w:rPr>
        <w:t>Logitech g29+oculus 3</w:t>
      </w:r>
      <w:r>
        <w:t xml:space="preserve">, [2024]. Disponível em: </w:t>
      </w:r>
      <w:r w:rsidRPr="003C3351">
        <w:t>https://communityforums.atmeta.com/t5/Get-Help/Logitech-g29-oculus-3/td-p/1142468</w:t>
      </w:r>
      <w:r>
        <w:t>. Acesso em: 29 maio. 2025.</w:t>
      </w:r>
    </w:p>
    <w:p w14:paraId="1150B85D" w14:textId="537C3653" w:rsidR="00B51883" w:rsidRPr="00B51883" w:rsidRDefault="00B51883" w:rsidP="00B51883">
      <w:pPr>
        <w:pStyle w:val="TF-REFERNCIASITEM"/>
      </w:pPr>
      <w:commentRangeStart w:id="974"/>
      <w:r>
        <w:t>MOREIRA</w:t>
      </w:r>
      <w:commentRangeEnd w:id="974"/>
      <w:r w:rsidR="00575152">
        <w:rPr>
          <w:rStyle w:val="Refdecomentrio"/>
        </w:rPr>
        <w:commentReference w:id="974"/>
      </w:r>
      <w:r>
        <w:t xml:space="preserve">, </w:t>
      </w:r>
      <w:r w:rsidRPr="008E59D4">
        <w:t>Jaqueline Costa Castilho</w:t>
      </w:r>
      <w:r>
        <w:t xml:space="preserve">, </w:t>
      </w:r>
      <w:r w:rsidRPr="00593CEF">
        <w:rPr>
          <w:b/>
          <w:bCs/>
        </w:rPr>
        <w:t>O virtual como ideia em trânsito e o nomadismo digital pedagógico como atitude docente</w:t>
      </w:r>
      <w:r>
        <w:t xml:space="preserve">. 2017. Disponível em: </w:t>
      </w:r>
      <w:r w:rsidRPr="00593CEF">
        <w:t>https://periodicos.fclar.unesp.br/rpge/article/view/10039</w:t>
      </w:r>
      <w:r>
        <w:t xml:space="preserve">. </w:t>
      </w:r>
      <w:r w:rsidRPr="00B51883">
        <w:t>Acesso em: 17 set. 2024.</w:t>
      </w:r>
    </w:p>
    <w:p w14:paraId="481BD366" w14:textId="75B3B582" w:rsidR="00B51883" w:rsidRPr="001029B2" w:rsidRDefault="00B51883" w:rsidP="00B51883">
      <w:pPr>
        <w:pStyle w:val="TF-REFERNCIASITEM"/>
      </w:pPr>
      <w:commentRangeStart w:id="975"/>
      <w:r>
        <w:t>OLIVEIRA</w:t>
      </w:r>
      <w:commentRangeEnd w:id="975"/>
      <w:r w:rsidR="00575152">
        <w:rPr>
          <w:rStyle w:val="Refdecomentrio"/>
        </w:rPr>
        <w:commentReference w:id="975"/>
      </w:r>
      <w:r>
        <w:t xml:space="preserve">, </w:t>
      </w:r>
      <w:r w:rsidRPr="008E59D4">
        <w:t>Camila Maia de</w:t>
      </w:r>
      <w:ins w:id="976" w:author="Dalton Solano dos Reis" w:date="2025-06-28T21:10:00Z" w16du:dateUtc="2025-06-29T00:10:00Z">
        <w:r w:rsidR="00575152">
          <w:t>.</w:t>
        </w:r>
      </w:ins>
      <w:del w:id="977" w:author="Dalton Solano dos Reis" w:date="2025-06-28T21:10:00Z" w16du:dateUtc="2025-06-29T00:10:00Z">
        <w:r w:rsidDel="00575152">
          <w:delText>,</w:delText>
        </w:r>
      </w:del>
      <w:r>
        <w:t xml:space="preserve"> </w:t>
      </w:r>
      <w:r w:rsidRPr="00F2021C">
        <w:rPr>
          <w:b/>
          <w:bCs/>
        </w:rPr>
        <w:t xml:space="preserve">Estudo de caso: </w:t>
      </w:r>
      <w:r w:rsidRPr="00FF62E7">
        <w:t>treinamento com realidade virtual para motoristas no segmento de transporte rodoviário de passageiros em Minas Gerais realizado na Viação BHZMG.</w:t>
      </w:r>
      <w:r>
        <w:t xml:space="preserve"> 2018. Disponível em: </w:t>
      </w:r>
      <w:r w:rsidRPr="00593CEF">
        <w:t>https://repositorio.itl.org.br/jspui/handle/123456789/73</w:t>
      </w:r>
      <w:r>
        <w:t>. Acesso em: 14 set. 2024.</w:t>
      </w:r>
    </w:p>
    <w:p w14:paraId="6E89DA3A" w14:textId="77777777" w:rsidR="00B51883" w:rsidRPr="00D85E28" w:rsidRDefault="00B51883" w:rsidP="00B51883">
      <w:pPr>
        <w:pStyle w:val="TF-REFERNCIASITEM"/>
        <w:rPr>
          <w:lang w:val="en-US"/>
        </w:rPr>
      </w:pPr>
      <w:r w:rsidRPr="001029B2">
        <w:t>OMS; ONU,</w:t>
      </w:r>
      <w:r w:rsidRPr="001029B2">
        <w:rPr>
          <w:b/>
          <w:bCs/>
        </w:rPr>
        <w:t xml:space="preserve"> P</w:t>
      </w:r>
      <w:r>
        <w:rPr>
          <w:b/>
          <w:bCs/>
        </w:rPr>
        <w:t>lano</w:t>
      </w:r>
      <w:r w:rsidRPr="001029B2">
        <w:rPr>
          <w:b/>
          <w:bCs/>
        </w:rPr>
        <w:t xml:space="preserve"> </w:t>
      </w:r>
      <w:r>
        <w:rPr>
          <w:b/>
          <w:bCs/>
        </w:rPr>
        <w:t>global</w:t>
      </w:r>
      <w:r w:rsidRPr="001029B2">
        <w:rPr>
          <w:b/>
          <w:bCs/>
        </w:rPr>
        <w:t xml:space="preserve">, </w:t>
      </w:r>
      <w:r>
        <w:rPr>
          <w:b/>
          <w:bCs/>
        </w:rPr>
        <w:t>década</w:t>
      </w:r>
      <w:r w:rsidRPr="001029B2">
        <w:rPr>
          <w:b/>
          <w:bCs/>
        </w:rPr>
        <w:t xml:space="preserve"> </w:t>
      </w:r>
      <w:r>
        <w:rPr>
          <w:b/>
          <w:bCs/>
        </w:rPr>
        <w:t>de</w:t>
      </w:r>
      <w:r w:rsidRPr="001029B2">
        <w:rPr>
          <w:b/>
          <w:bCs/>
        </w:rPr>
        <w:t xml:space="preserve"> </w:t>
      </w:r>
      <w:r>
        <w:rPr>
          <w:b/>
          <w:bCs/>
        </w:rPr>
        <w:t>ação</w:t>
      </w:r>
      <w:r w:rsidRPr="001029B2">
        <w:rPr>
          <w:b/>
          <w:bCs/>
        </w:rPr>
        <w:t xml:space="preserve"> </w:t>
      </w:r>
      <w:r>
        <w:rPr>
          <w:b/>
          <w:bCs/>
        </w:rPr>
        <w:t>pela</w:t>
      </w:r>
      <w:r w:rsidRPr="001029B2">
        <w:rPr>
          <w:b/>
          <w:bCs/>
        </w:rPr>
        <w:t xml:space="preserve"> </w:t>
      </w:r>
      <w:r>
        <w:rPr>
          <w:b/>
          <w:bCs/>
        </w:rPr>
        <w:t>segurança no trânsito</w:t>
      </w:r>
      <w:r w:rsidRPr="001029B2">
        <w:rPr>
          <w:b/>
          <w:bCs/>
        </w:rPr>
        <w:t xml:space="preserve"> 2021-2030</w:t>
      </w:r>
      <w:r w:rsidRPr="001029B2">
        <w:t xml:space="preserve">. [2020]. Disponível em: https://cdn.who.int/media/docs/default-source/documents/health-topics/road-traffic-injuries/global-plan-for-the-doa-of-road-safety-2021-2030-pt.pdf?sfvrsn=65cf34c8_35&amp;download=true. </w:t>
      </w:r>
      <w:proofErr w:type="spellStart"/>
      <w:r w:rsidRPr="00D85E28">
        <w:rPr>
          <w:lang w:val="en-US"/>
        </w:rPr>
        <w:t>Acesso</w:t>
      </w:r>
      <w:proofErr w:type="spellEnd"/>
      <w:r w:rsidRPr="00D85E28">
        <w:rPr>
          <w:lang w:val="en-US"/>
        </w:rPr>
        <w:t xml:space="preserve"> </w:t>
      </w:r>
      <w:proofErr w:type="spellStart"/>
      <w:r w:rsidRPr="00D85E28">
        <w:rPr>
          <w:lang w:val="en-US"/>
        </w:rPr>
        <w:t>em</w:t>
      </w:r>
      <w:proofErr w:type="spellEnd"/>
      <w:r w:rsidRPr="00D85E28">
        <w:rPr>
          <w:lang w:val="en-US"/>
        </w:rPr>
        <w:t>: 23 abr. 2024.</w:t>
      </w:r>
    </w:p>
    <w:p w14:paraId="3985CBAC" w14:textId="77777777" w:rsidR="00B51883" w:rsidRPr="000620B1" w:rsidRDefault="00B51883" w:rsidP="00B51883">
      <w:pPr>
        <w:pStyle w:val="TF-REFERNCIASITEM"/>
      </w:pPr>
      <w:r w:rsidRPr="000620B1">
        <w:rPr>
          <w:lang w:val="en-US"/>
        </w:rPr>
        <w:lastRenderedPageBreak/>
        <w:t xml:space="preserve">OMS, </w:t>
      </w:r>
      <w:r w:rsidRPr="000620B1">
        <w:rPr>
          <w:b/>
          <w:lang w:val="en-US"/>
        </w:rPr>
        <w:t>Global status report on road safety.</w:t>
      </w:r>
      <w:r>
        <w:rPr>
          <w:lang w:val="en-US"/>
        </w:rPr>
        <w:t xml:space="preserve"> </w:t>
      </w:r>
      <w:r w:rsidRPr="000620B1">
        <w:t>2023. Disponível em: https://iris.who.int/bitstream/handle/10665/374868/9789240086456-eng.pdf?sequence=1&amp;isAllowed=y</w:t>
      </w:r>
      <w:r>
        <w:t>. Acesso em: 10 de out. 2024.</w:t>
      </w:r>
    </w:p>
    <w:p w14:paraId="5CE34ED6" w14:textId="77777777" w:rsidR="00B51883" w:rsidRPr="001029B2" w:rsidRDefault="00B51883" w:rsidP="00B51883">
      <w:pPr>
        <w:pStyle w:val="TF-REFERNCIASITEM"/>
      </w:pPr>
      <w:r w:rsidRPr="001029B2">
        <w:t xml:space="preserve">ONSV, </w:t>
      </w:r>
      <w:r w:rsidRPr="001029B2">
        <w:rPr>
          <w:b/>
          <w:bCs/>
        </w:rPr>
        <w:t>Relatório 2022</w:t>
      </w:r>
      <w:r w:rsidRPr="001029B2">
        <w:t>. 2022. https://www.onsv.org.br/source/files/originals/Relatorio_ONSV_2022_25.7_internet-089959.pdf. Acesso em: 16 mar. 2024.</w:t>
      </w:r>
    </w:p>
    <w:p w14:paraId="17546147" w14:textId="77777777" w:rsidR="00B51883" w:rsidRPr="001029B2" w:rsidRDefault="00B51883" w:rsidP="00B51883">
      <w:pPr>
        <w:pStyle w:val="TF-REFERNCIASITEM"/>
      </w:pPr>
      <w:r w:rsidRPr="001029B2">
        <w:t xml:space="preserve">OPAS, </w:t>
      </w:r>
      <w:r w:rsidRPr="00FF62E7">
        <w:rPr>
          <w:b/>
          <w:bCs/>
        </w:rPr>
        <w:t>M</w:t>
      </w:r>
      <w:r>
        <w:rPr>
          <w:b/>
          <w:bCs/>
        </w:rPr>
        <w:t>edidas</w:t>
      </w:r>
      <w:r w:rsidRPr="00FF62E7">
        <w:rPr>
          <w:b/>
          <w:bCs/>
        </w:rPr>
        <w:t xml:space="preserve"> </w:t>
      </w:r>
      <w:r>
        <w:rPr>
          <w:b/>
          <w:bCs/>
        </w:rPr>
        <w:t>contra</w:t>
      </w:r>
      <w:r w:rsidRPr="00FF62E7">
        <w:rPr>
          <w:b/>
          <w:bCs/>
        </w:rPr>
        <w:t xml:space="preserve"> </w:t>
      </w:r>
      <w:r>
        <w:rPr>
          <w:b/>
          <w:bCs/>
        </w:rPr>
        <w:t>a</w:t>
      </w:r>
      <w:r w:rsidRPr="00FF62E7">
        <w:rPr>
          <w:b/>
          <w:bCs/>
        </w:rPr>
        <w:t xml:space="preserve"> </w:t>
      </w:r>
      <w:r>
        <w:rPr>
          <w:b/>
          <w:bCs/>
        </w:rPr>
        <w:t>direção</w:t>
      </w:r>
      <w:r w:rsidRPr="00FF62E7">
        <w:rPr>
          <w:b/>
          <w:bCs/>
        </w:rPr>
        <w:t xml:space="preserve"> </w:t>
      </w:r>
      <w:r>
        <w:rPr>
          <w:b/>
          <w:bCs/>
        </w:rPr>
        <w:t>sob</w:t>
      </w:r>
      <w:r w:rsidRPr="00FF62E7">
        <w:rPr>
          <w:b/>
          <w:bCs/>
        </w:rPr>
        <w:t xml:space="preserve"> </w:t>
      </w:r>
      <w:r>
        <w:rPr>
          <w:b/>
          <w:bCs/>
        </w:rPr>
        <w:t>influência</w:t>
      </w:r>
      <w:r w:rsidRPr="00FF62E7">
        <w:rPr>
          <w:b/>
          <w:bCs/>
        </w:rPr>
        <w:t xml:space="preserve"> </w:t>
      </w:r>
      <w:r>
        <w:rPr>
          <w:b/>
          <w:bCs/>
        </w:rPr>
        <w:t>do</w:t>
      </w:r>
      <w:r w:rsidRPr="00FF62E7">
        <w:rPr>
          <w:b/>
          <w:bCs/>
        </w:rPr>
        <w:t xml:space="preserve"> </w:t>
      </w:r>
      <w:r>
        <w:rPr>
          <w:b/>
          <w:bCs/>
        </w:rPr>
        <w:t>álcool</w:t>
      </w:r>
      <w:r w:rsidRPr="00FF62E7">
        <w:rPr>
          <w:b/>
          <w:bCs/>
        </w:rPr>
        <w:t>:</w:t>
      </w:r>
      <w:r w:rsidRPr="00FF62E7">
        <w:t xml:space="preserve"> Por </w:t>
      </w:r>
      <w:r>
        <w:t>que</w:t>
      </w:r>
      <w:r w:rsidRPr="00FF62E7">
        <w:t xml:space="preserve"> </w:t>
      </w:r>
      <w:r>
        <w:t>elas</w:t>
      </w:r>
      <w:r w:rsidRPr="00FF62E7">
        <w:t xml:space="preserve"> </w:t>
      </w:r>
      <w:r>
        <w:t>são</w:t>
      </w:r>
      <w:r w:rsidRPr="00FF62E7">
        <w:t xml:space="preserve"> </w:t>
      </w:r>
      <w:proofErr w:type="gramStart"/>
      <w:r>
        <w:t>importantes</w:t>
      </w:r>
      <w:r w:rsidRPr="00FF62E7">
        <w:t>?</w:t>
      </w:r>
      <w:r w:rsidRPr="001029B2">
        <w:t>.</w:t>
      </w:r>
      <w:proofErr w:type="gramEnd"/>
      <w:r w:rsidRPr="001029B2">
        <w:t xml:space="preserve"> 2022. Disponível em: https://iris.paho.org/bitstream/handle/10665.2/56846/OPASNMHMH220038_por.pdf?sequence=1&amp;isAllowed=y. Acesso em: 23 abr. 2024.</w:t>
      </w:r>
    </w:p>
    <w:p w14:paraId="1B24AC19" w14:textId="77777777" w:rsidR="00B51883" w:rsidRPr="001029B2" w:rsidRDefault="00B51883" w:rsidP="00B51883">
      <w:pPr>
        <w:pStyle w:val="TF-REFERNCIASITEM"/>
      </w:pPr>
      <w:commentRangeStart w:id="978"/>
      <w:r w:rsidRPr="001029B2">
        <w:t>OPAS</w:t>
      </w:r>
      <w:commentRangeEnd w:id="978"/>
      <w:r w:rsidR="00575152">
        <w:rPr>
          <w:rStyle w:val="Refdecomentrio"/>
        </w:rPr>
        <w:commentReference w:id="978"/>
      </w:r>
      <w:r w:rsidRPr="001029B2">
        <w:t>,</w:t>
      </w:r>
      <w:r w:rsidRPr="001029B2">
        <w:rPr>
          <w:b/>
          <w:bCs/>
        </w:rPr>
        <w:t xml:space="preserve"> Segurança no trânsito</w:t>
      </w:r>
      <w:r w:rsidRPr="001029B2">
        <w:t>. [2020]. Disponível em: https://www.paho.org/pt/topicos/seguranca-no-transito. Acesso em: 16 mar. 2024.</w:t>
      </w:r>
    </w:p>
    <w:p w14:paraId="68EB039C" w14:textId="77777777" w:rsidR="00B51883" w:rsidRDefault="00B51883" w:rsidP="00B51883">
      <w:pPr>
        <w:pStyle w:val="TF-REFERNCIASITEM"/>
      </w:pPr>
      <w:commentRangeStart w:id="979"/>
      <w:r>
        <w:t>SANTOS</w:t>
      </w:r>
      <w:commentRangeEnd w:id="979"/>
      <w:r w:rsidR="00575152">
        <w:rPr>
          <w:rStyle w:val="Refdecomentrio"/>
        </w:rPr>
        <w:commentReference w:id="979"/>
      </w:r>
      <w:r>
        <w:t xml:space="preserve">, </w:t>
      </w:r>
      <w:proofErr w:type="gramStart"/>
      <w:r w:rsidRPr="008E59D4">
        <w:t>Cátia  Regina</w:t>
      </w:r>
      <w:proofErr w:type="gramEnd"/>
      <w:r w:rsidRPr="008E59D4">
        <w:t xml:space="preserve">  </w:t>
      </w:r>
      <w:proofErr w:type="gramStart"/>
      <w:r w:rsidRPr="008E59D4">
        <w:t>Conceição  dos</w:t>
      </w:r>
      <w:proofErr w:type="gramEnd"/>
      <w:r>
        <w:t xml:space="preserve"> </w:t>
      </w:r>
      <w:r w:rsidRPr="002939DA">
        <w:rPr>
          <w:i/>
          <w:iCs/>
        </w:rPr>
        <w:t>et al</w:t>
      </w:r>
      <w:r>
        <w:rPr>
          <w:i/>
          <w:iCs/>
        </w:rPr>
        <w:t xml:space="preserve">, </w:t>
      </w:r>
      <w:r w:rsidRPr="002939DA">
        <w:rPr>
          <w:b/>
          <w:bCs/>
        </w:rPr>
        <w:t>O uso educativo dos games do Trânsito:</w:t>
      </w:r>
      <w:r w:rsidRPr="002939DA">
        <w:t xml:space="preserve"> uma análise de jogos de Trânsito disponíveis na plataforma Play Store</w:t>
      </w:r>
      <w:r>
        <w:t>.</w:t>
      </w:r>
      <w:r w:rsidRPr="004A4DE8">
        <w:t xml:space="preserve"> 2021.</w:t>
      </w:r>
      <w:r>
        <w:t xml:space="preserve"> Disponível em: </w:t>
      </w:r>
      <w:r w:rsidRPr="002939DA">
        <w:t>https://editora.univassouras.edu.br/index.php/RM/article/view/2507/1674</w:t>
      </w:r>
      <w:r>
        <w:t>. Acesso em: 18 out. 2024.</w:t>
      </w:r>
    </w:p>
    <w:p w14:paraId="1AF67148" w14:textId="77777777" w:rsidR="00B51883" w:rsidRPr="00D85E28" w:rsidRDefault="00B51883" w:rsidP="00B51883">
      <w:pPr>
        <w:pStyle w:val="TF-REFERNCIASITEM"/>
        <w:rPr>
          <w:lang w:val="en-US"/>
        </w:rPr>
      </w:pPr>
      <w:commentRangeStart w:id="980"/>
      <w:r w:rsidRPr="00F2021C">
        <w:t>SILVA</w:t>
      </w:r>
      <w:commentRangeEnd w:id="980"/>
      <w:r w:rsidR="00575152">
        <w:rPr>
          <w:rStyle w:val="Refdecomentrio"/>
        </w:rPr>
        <w:commentReference w:id="980"/>
      </w:r>
      <w:r>
        <w:t xml:space="preserve">, </w:t>
      </w:r>
      <w:r w:rsidRPr="008E59D4">
        <w:t xml:space="preserve">Luciana Pereira da </w:t>
      </w:r>
      <w:r w:rsidRPr="00F2021C">
        <w:rPr>
          <w:i/>
          <w:iCs/>
        </w:rPr>
        <w:t>et al</w:t>
      </w:r>
      <w:r>
        <w:rPr>
          <w:i/>
          <w:iCs/>
        </w:rPr>
        <w:t>,</w:t>
      </w:r>
      <w:r w:rsidRPr="00F2021C">
        <w:t xml:space="preserve"> </w:t>
      </w:r>
      <w:r w:rsidRPr="00F2021C">
        <w:rPr>
          <w:b/>
          <w:bCs/>
        </w:rPr>
        <w:t>M</w:t>
      </w:r>
      <w:r>
        <w:rPr>
          <w:b/>
          <w:bCs/>
        </w:rPr>
        <w:t>ultimídia</w:t>
      </w:r>
      <w:r w:rsidRPr="00F2021C">
        <w:rPr>
          <w:b/>
          <w:bCs/>
        </w:rPr>
        <w:t xml:space="preserve"> </w:t>
      </w:r>
      <w:r>
        <w:rPr>
          <w:b/>
          <w:bCs/>
        </w:rPr>
        <w:t>e</w:t>
      </w:r>
      <w:r w:rsidRPr="00F2021C">
        <w:rPr>
          <w:b/>
          <w:bCs/>
        </w:rPr>
        <w:t xml:space="preserve"> </w:t>
      </w:r>
      <w:r>
        <w:rPr>
          <w:b/>
          <w:bCs/>
        </w:rPr>
        <w:t>jogos</w:t>
      </w:r>
      <w:r w:rsidRPr="00F2021C">
        <w:rPr>
          <w:b/>
          <w:bCs/>
        </w:rPr>
        <w:t xml:space="preserve"> </w:t>
      </w:r>
      <w:r>
        <w:rPr>
          <w:b/>
          <w:bCs/>
        </w:rPr>
        <w:t>para</w:t>
      </w:r>
      <w:r w:rsidRPr="00F2021C">
        <w:rPr>
          <w:b/>
          <w:bCs/>
        </w:rPr>
        <w:t xml:space="preserve"> </w:t>
      </w:r>
      <w:r>
        <w:rPr>
          <w:b/>
          <w:bCs/>
        </w:rPr>
        <w:t>sensibilizar crianças</w:t>
      </w:r>
      <w:r w:rsidRPr="00F2021C">
        <w:rPr>
          <w:b/>
          <w:bCs/>
        </w:rPr>
        <w:t xml:space="preserve"> </w:t>
      </w:r>
      <w:r>
        <w:rPr>
          <w:b/>
          <w:bCs/>
        </w:rPr>
        <w:t>e</w:t>
      </w:r>
      <w:r w:rsidRPr="00F2021C">
        <w:rPr>
          <w:b/>
          <w:bCs/>
        </w:rPr>
        <w:t xml:space="preserve"> </w:t>
      </w:r>
      <w:r>
        <w:rPr>
          <w:b/>
          <w:bCs/>
        </w:rPr>
        <w:t>capacitar</w:t>
      </w:r>
      <w:r w:rsidRPr="00F2021C">
        <w:rPr>
          <w:b/>
          <w:bCs/>
        </w:rPr>
        <w:t xml:space="preserve"> </w:t>
      </w:r>
      <w:r>
        <w:rPr>
          <w:b/>
          <w:bCs/>
        </w:rPr>
        <w:t>agentes de</w:t>
      </w:r>
      <w:r w:rsidRPr="00F2021C">
        <w:rPr>
          <w:b/>
          <w:bCs/>
        </w:rPr>
        <w:t xml:space="preserve"> </w:t>
      </w:r>
      <w:r>
        <w:rPr>
          <w:b/>
          <w:bCs/>
        </w:rPr>
        <w:t>educação para</w:t>
      </w:r>
      <w:r w:rsidRPr="00F2021C">
        <w:rPr>
          <w:b/>
          <w:bCs/>
        </w:rPr>
        <w:t xml:space="preserve"> </w:t>
      </w:r>
      <w:r>
        <w:rPr>
          <w:b/>
          <w:bCs/>
        </w:rPr>
        <w:t>o</w:t>
      </w:r>
      <w:r w:rsidRPr="00F2021C">
        <w:rPr>
          <w:b/>
          <w:bCs/>
        </w:rPr>
        <w:t xml:space="preserve"> </w:t>
      </w:r>
      <w:r>
        <w:rPr>
          <w:b/>
          <w:bCs/>
        </w:rPr>
        <w:t>trânsito</w:t>
      </w:r>
      <w:r w:rsidRPr="00F2021C">
        <w:t>. 2006.</w:t>
      </w:r>
      <w:r>
        <w:t xml:space="preserve"> </w:t>
      </w:r>
      <w:r w:rsidRPr="00F2021C">
        <w:t xml:space="preserve">Disponível em: https://seer.ufrgs.br/index.php/renote/article/view/14271. </w:t>
      </w:r>
      <w:proofErr w:type="spellStart"/>
      <w:r w:rsidRPr="00D85E28">
        <w:rPr>
          <w:lang w:val="en-US"/>
        </w:rPr>
        <w:t>Acesso</w:t>
      </w:r>
      <w:proofErr w:type="spellEnd"/>
      <w:r w:rsidRPr="00D85E28">
        <w:rPr>
          <w:lang w:val="en-US"/>
        </w:rPr>
        <w:t xml:space="preserve"> </w:t>
      </w:r>
      <w:proofErr w:type="spellStart"/>
      <w:r w:rsidRPr="00D85E28">
        <w:rPr>
          <w:lang w:val="en-US"/>
        </w:rPr>
        <w:t>em</w:t>
      </w:r>
      <w:proofErr w:type="spellEnd"/>
      <w:r w:rsidRPr="00D85E28">
        <w:rPr>
          <w:lang w:val="en-US"/>
        </w:rPr>
        <w:t>: 14 set. 2024.</w:t>
      </w:r>
    </w:p>
    <w:p w14:paraId="7B64A96D" w14:textId="77777777" w:rsidR="00B51883" w:rsidRPr="001029B2" w:rsidRDefault="00B51883" w:rsidP="00B51883">
      <w:pPr>
        <w:pStyle w:val="TF-REFERNCIASITEM"/>
      </w:pPr>
      <w:r w:rsidRPr="001029B2">
        <w:rPr>
          <w:lang w:val="en-US"/>
        </w:rPr>
        <w:t>SLATER</w:t>
      </w:r>
      <w:r>
        <w:rPr>
          <w:lang w:val="en-US"/>
        </w:rPr>
        <w:t xml:space="preserve">, </w:t>
      </w:r>
      <w:r w:rsidRPr="008E59D4">
        <w:rPr>
          <w:lang w:val="en-US"/>
        </w:rPr>
        <w:t>Mel</w:t>
      </w:r>
      <w:r w:rsidRPr="001029B2">
        <w:rPr>
          <w:lang w:val="en-US"/>
        </w:rPr>
        <w:t>; WILBUR</w:t>
      </w:r>
      <w:r>
        <w:rPr>
          <w:lang w:val="en-US"/>
        </w:rPr>
        <w:t xml:space="preserve">, </w:t>
      </w:r>
      <w:r w:rsidRPr="008E59D4">
        <w:rPr>
          <w:lang w:val="en-US"/>
        </w:rPr>
        <w:t>Sylvia</w:t>
      </w:r>
      <w:r w:rsidRPr="001029B2">
        <w:rPr>
          <w:lang w:val="en-US"/>
        </w:rPr>
        <w:t xml:space="preserve">, </w:t>
      </w:r>
      <w:r w:rsidRPr="00FF62E7">
        <w:rPr>
          <w:b/>
          <w:bCs/>
          <w:lang w:val="en-US"/>
        </w:rPr>
        <w:t>A Framework for Immersive Virtual Environments (FIVE):</w:t>
      </w:r>
      <w:r w:rsidRPr="001029B2">
        <w:rPr>
          <w:lang w:val="en-US"/>
        </w:rPr>
        <w:t xml:space="preserve"> Speculations on the Role of Presence in Virtual Environments. </w:t>
      </w:r>
      <w:r w:rsidRPr="001029B2">
        <w:t>1997. Disponível em: http://publicationslist.org/data/melslater/ref-232/pres5.pdf. Acessado em: 23 abr. 2024</w:t>
      </w:r>
      <w:r>
        <w:t>.</w:t>
      </w:r>
    </w:p>
    <w:p w14:paraId="017D7086" w14:textId="4549D313" w:rsidR="00B51883" w:rsidRDefault="00B51883" w:rsidP="003C3351">
      <w:pPr>
        <w:pStyle w:val="TF-REFERNCIASITEM"/>
      </w:pPr>
      <w:r w:rsidRPr="001029B2">
        <w:t>TORI</w:t>
      </w:r>
      <w:r>
        <w:t xml:space="preserve">, </w:t>
      </w:r>
      <w:r w:rsidRPr="008E59D4">
        <w:t>Romero</w:t>
      </w:r>
      <w:r>
        <w:t>;</w:t>
      </w:r>
      <w:r w:rsidRPr="004A4DE8">
        <w:t xml:space="preserve"> </w:t>
      </w:r>
      <w:r w:rsidRPr="001029B2">
        <w:t>HOUNSELL</w:t>
      </w:r>
      <w:r>
        <w:t xml:space="preserve">, </w:t>
      </w:r>
      <w:r w:rsidRPr="008E59D4">
        <w:t>Marcelo da Silva</w:t>
      </w:r>
      <w:r w:rsidRPr="001029B2">
        <w:t xml:space="preserve">, </w:t>
      </w:r>
      <w:r w:rsidRPr="001029B2">
        <w:rPr>
          <w:b/>
          <w:bCs/>
        </w:rPr>
        <w:t>Introdução a Realidade Virtual e Aumentada</w:t>
      </w:r>
      <w:r w:rsidRPr="001029B2">
        <w:t>. 2020. Disponível em:  https://sol.sbc.org.br/livros/index.php/sbc/catalog/view/66/291/540. Acesso em: 23 abr. 2024.</w:t>
      </w:r>
    </w:p>
    <w:p w14:paraId="1A1691DF" w14:textId="42D38C59" w:rsidR="00F255FC" w:rsidRDefault="00F255FC">
      <w:pPr>
        <w:pStyle w:val="TF-TTULOAPNDICE"/>
      </w:pPr>
      <w:bookmarkStart w:id="981" w:name="_Toc54169336"/>
      <w:bookmarkStart w:id="982" w:name="_Toc96491869"/>
      <w:bookmarkStart w:id="983" w:name="_Toc511928442"/>
      <w:commentRangeStart w:id="984"/>
      <w:r>
        <w:lastRenderedPageBreak/>
        <w:t>APÊNDICE A</w:t>
      </w:r>
      <w:commentRangeEnd w:id="984"/>
      <w:r w:rsidR="00575152">
        <w:rPr>
          <w:rStyle w:val="Refdecomentrio"/>
          <w:b w:val="0"/>
          <w:caps w:val="0"/>
        </w:rPr>
        <w:commentReference w:id="984"/>
      </w:r>
      <w:r>
        <w:t xml:space="preserve"> – </w:t>
      </w:r>
      <w:bookmarkEnd w:id="981"/>
      <w:bookmarkEnd w:id="982"/>
      <w:bookmarkEnd w:id="983"/>
      <w:r w:rsidR="00BA48A6">
        <w:t xml:space="preserve">Fluxograma </w:t>
      </w:r>
      <w:r w:rsidR="00B44892">
        <w:t>para ligar o</w:t>
      </w:r>
      <w:r w:rsidR="00BA48A6">
        <w:t xml:space="preserve"> kart</w:t>
      </w:r>
    </w:p>
    <w:p w14:paraId="5F0440AD" w14:textId="274026B8" w:rsidR="00B44892" w:rsidRDefault="005E5E74" w:rsidP="00E8087E">
      <w:pPr>
        <w:pStyle w:val="TF-TEXTO"/>
        <w:rPr>
          <w:noProof/>
        </w:rPr>
      </w:pPr>
      <w:r>
        <w:t>E</w:t>
      </w:r>
      <w:r w:rsidR="00B44892">
        <w:t xml:space="preserve">sse apêndice </w:t>
      </w:r>
      <w:r>
        <w:t xml:space="preserve">consta a Figura 11, onde </w:t>
      </w:r>
      <w:r w:rsidR="00B44892">
        <w:t xml:space="preserve">é </w:t>
      </w:r>
      <w:r>
        <w:t>de</w:t>
      </w:r>
      <w:r w:rsidR="00B44892">
        <w:t>mo</w:t>
      </w:r>
      <w:r>
        <w:t>ns</w:t>
      </w:r>
      <w:r w:rsidR="00B44892">
        <w:t xml:space="preserve">trado </w:t>
      </w:r>
      <w:r>
        <w:t xml:space="preserve">a </w:t>
      </w:r>
      <w:r w:rsidR="00B44892">
        <w:t>o fluxograma do processo de ligar o kart pela chave de ignição dentro do jogo. O retângulo representa uma ação, os losangos são pontos de decisão do código e os retângulos com cantos arredondados são os pontos terminais.</w:t>
      </w:r>
    </w:p>
    <w:p w14:paraId="3953C74C" w14:textId="15373544" w:rsidR="00B44892" w:rsidRDefault="00B44892" w:rsidP="00B44892">
      <w:pPr>
        <w:pStyle w:val="TF-LEGENDA"/>
        <w:rPr>
          <w:noProof/>
        </w:rPr>
      </w:pPr>
      <w:r>
        <w:rPr>
          <w:noProof/>
        </w:rPr>
        <w:t>Figura 11 – Fluxograma expondo o processo para ligar o kart</w:t>
      </w:r>
    </w:p>
    <w:p w14:paraId="2669F3F9" w14:textId="4F026F72" w:rsidR="004673CE" w:rsidRDefault="00E8087E" w:rsidP="00E8087E">
      <w:pPr>
        <w:pStyle w:val="TF-FIGURA"/>
      </w:pPr>
      <w:r w:rsidRPr="00E8087E">
        <w:rPr>
          <w:noProof/>
        </w:rPr>
        <w:drawing>
          <wp:inline distT="0" distB="0" distL="0" distR="0" wp14:anchorId="2B7A37D7" wp14:editId="26390F2C">
            <wp:extent cx="4066567" cy="4925951"/>
            <wp:effectExtent l="12700" t="12700" r="10160" b="14605"/>
            <wp:docPr id="73783466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34660" name="Imagem 1" descr="Diagrama&#10;&#10;O conteúdo gerado por IA pode estar incorreto."/>
                    <pic:cNvPicPr/>
                  </pic:nvPicPr>
                  <pic:blipFill>
                    <a:blip r:embed="rId25"/>
                    <a:stretch>
                      <a:fillRect/>
                    </a:stretch>
                  </pic:blipFill>
                  <pic:spPr>
                    <a:xfrm>
                      <a:off x="0" y="0"/>
                      <a:ext cx="4092835" cy="4957771"/>
                    </a:xfrm>
                    <a:prstGeom prst="rect">
                      <a:avLst/>
                    </a:prstGeom>
                    <a:ln>
                      <a:solidFill>
                        <a:schemeClr val="tx1"/>
                      </a:solidFill>
                    </a:ln>
                  </pic:spPr>
                </pic:pic>
              </a:graphicData>
            </a:graphic>
          </wp:inline>
        </w:drawing>
      </w:r>
    </w:p>
    <w:p w14:paraId="17356765" w14:textId="75780E71" w:rsidR="00B44892" w:rsidRDefault="00B44892" w:rsidP="00B44892">
      <w:pPr>
        <w:pStyle w:val="TF-FONTE"/>
      </w:pPr>
      <w:r>
        <w:t>Fonte: elaborado pelo autor</w:t>
      </w:r>
    </w:p>
    <w:p w14:paraId="49C15FC3" w14:textId="486BB12C" w:rsidR="004673CE" w:rsidRDefault="004673CE" w:rsidP="004673CE">
      <w:pPr>
        <w:pStyle w:val="TF-TTULOAPNDICE"/>
      </w:pPr>
      <w:commentRangeStart w:id="985"/>
      <w:r>
        <w:lastRenderedPageBreak/>
        <w:t xml:space="preserve">APÊNDICE </w:t>
      </w:r>
      <w:commentRangeEnd w:id="985"/>
      <w:r w:rsidR="00575152">
        <w:rPr>
          <w:rStyle w:val="Refdecomentrio"/>
          <w:b w:val="0"/>
          <w:caps w:val="0"/>
        </w:rPr>
        <w:commentReference w:id="985"/>
      </w:r>
      <w:r>
        <w:t>B –</w:t>
      </w:r>
      <w:r w:rsidR="00E8087E">
        <w:t xml:space="preserve"> estrutura montada dos equipamentos</w:t>
      </w:r>
    </w:p>
    <w:p w14:paraId="1A83A08C" w14:textId="2A2D181E" w:rsidR="00F255FC" w:rsidRDefault="005E5E74" w:rsidP="001B2F1E">
      <w:pPr>
        <w:pStyle w:val="TF-TEXTO"/>
      </w:pPr>
      <w:r>
        <w:t xml:space="preserve">A Figura 12 </w:t>
      </w:r>
      <w:r w:rsidR="00820C0E">
        <w:t xml:space="preserve">demonstra o ambiente montado e </w:t>
      </w:r>
      <w:del w:id="986" w:author="Dalton Solano dos Reis" w:date="2025-06-28T20:58:00Z" w16du:dateUtc="2025-06-28T23:58:00Z">
        <w:r w:rsidR="00820C0E" w:rsidDel="00E8307A">
          <w:delText xml:space="preserve">participantes </w:delText>
        </w:r>
      </w:del>
      <w:ins w:id="987" w:author="Dalton Solano dos Reis" w:date="2025-06-28T20:58:00Z" w16du:dateUtc="2025-06-28T23:58:00Z">
        <w:r w:rsidR="00E8307A">
          <w:t>usuários</w:t>
        </w:r>
        <w:r w:rsidR="00E8307A">
          <w:t xml:space="preserve"> </w:t>
        </w:r>
      </w:ins>
      <w:r w:rsidR="00820C0E">
        <w:t xml:space="preserve">dos testes jogando o jogo. Na parte superior </w:t>
      </w:r>
      <w:del w:id="988" w:author="Dalton Solano dos Reis" w:date="2025-06-28T21:17:00Z" w16du:dateUtc="2025-06-29T00:17:00Z">
        <w:r w:rsidR="00820C0E" w:rsidDel="002C7984">
          <w:delText xml:space="preserve">estão </w:delText>
        </w:r>
      </w:del>
      <w:ins w:id="989" w:author="Dalton Solano dos Reis" w:date="2025-06-28T21:17:00Z" w16du:dateUtc="2025-06-29T00:17:00Z">
        <w:r w:rsidR="002C7984">
          <w:t>está</w:t>
        </w:r>
        <w:r w:rsidR="002C7984">
          <w:t xml:space="preserve"> </w:t>
        </w:r>
      </w:ins>
      <w:r w:rsidR="00820C0E">
        <w:t>figura</w:t>
      </w:r>
      <w:del w:id="990" w:author="Dalton Solano dos Reis" w:date="2025-06-28T21:17:00Z" w16du:dateUtc="2025-06-29T00:17:00Z">
        <w:r w:rsidR="00820C0E" w:rsidDel="002C7984">
          <w:delText>s</w:delText>
        </w:r>
      </w:del>
      <w:r w:rsidR="00820C0E">
        <w:t xml:space="preserve"> do ambiente apenas com o equipamento preparado para receber os </w:t>
      </w:r>
      <w:del w:id="991" w:author="Dalton Solano dos Reis" w:date="2025-06-28T20:59:00Z" w16du:dateUtc="2025-06-28T23:59:00Z">
        <w:r w:rsidR="00820C0E" w:rsidDel="00E8307A">
          <w:delText>participantes</w:delText>
        </w:r>
      </w:del>
      <w:ins w:id="992" w:author="Dalton Solano dos Reis" w:date="2025-06-28T20:59:00Z" w16du:dateUtc="2025-06-28T23:59:00Z">
        <w:r w:rsidR="00E8307A">
          <w:t>usuários</w:t>
        </w:r>
      </w:ins>
      <w:r w:rsidR="00820C0E">
        <w:t xml:space="preserve">, com os periféricos e o Quest 2. Na parte inferior estão dois </w:t>
      </w:r>
      <w:del w:id="993" w:author="Dalton Solano dos Reis" w:date="2025-06-28T20:59:00Z" w16du:dateUtc="2025-06-28T23:59:00Z">
        <w:r w:rsidR="00820C0E" w:rsidDel="00E8307A">
          <w:delText xml:space="preserve">participantes </w:delText>
        </w:r>
      </w:del>
      <w:ins w:id="994" w:author="Dalton Solano dos Reis" w:date="2025-06-28T20:59:00Z" w16du:dateUtc="2025-06-28T23:59:00Z">
        <w:r w:rsidR="00E8307A">
          <w:t>usuários</w:t>
        </w:r>
        <w:r w:rsidR="00E8307A">
          <w:t xml:space="preserve"> </w:t>
        </w:r>
      </w:ins>
      <w:r w:rsidR="00820C0E">
        <w:t>realizando os testes em cenários distintos dentro do jogo.</w:t>
      </w:r>
    </w:p>
    <w:p w14:paraId="07D2B2C5" w14:textId="723FCC63" w:rsidR="00820C0E" w:rsidRDefault="00820C0E" w:rsidP="00820C0E">
      <w:pPr>
        <w:pStyle w:val="TF-LEGENDA"/>
      </w:pPr>
      <w:r>
        <w:t>Figura 12 – Ambiente montado e sendo testado</w:t>
      </w:r>
    </w:p>
    <w:p w14:paraId="0C528567" w14:textId="265F4BAA" w:rsidR="004F3135" w:rsidRDefault="005E5E74" w:rsidP="005E5E74">
      <w:pPr>
        <w:pStyle w:val="TF-FIGURA"/>
      </w:pPr>
      <w:bookmarkStart w:id="995" w:name="_Toc96491852"/>
      <w:r>
        <w:rPr>
          <w:noProof/>
        </w:rPr>
        <w:drawing>
          <wp:inline distT="0" distB="0" distL="0" distR="0" wp14:anchorId="7E98C0AD" wp14:editId="631A24BA">
            <wp:extent cx="5100370" cy="3832024"/>
            <wp:effectExtent l="0" t="0" r="5080" b="0"/>
            <wp:docPr id="145670700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04194" cy="3834897"/>
                    </a:xfrm>
                    <a:prstGeom prst="rect">
                      <a:avLst/>
                    </a:prstGeom>
                    <a:noFill/>
                    <a:ln>
                      <a:noFill/>
                    </a:ln>
                  </pic:spPr>
                </pic:pic>
              </a:graphicData>
            </a:graphic>
          </wp:inline>
        </w:drawing>
      </w:r>
    </w:p>
    <w:p w14:paraId="16181CCA" w14:textId="5B6B8A68" w:rsidR="005862B6" w:rsidRDefault="00820C0E" w:rsidP="00E66C63">
      <w:pPr>
        <w:pStyle w:val="TF-FONTE"/>
      </w:pPr>
      <w:r>
        <w:t>Fonte: elaborado pelo autor</w:t>
      </w:r>
      <w:bookmarkEnd w:id="995"/>
    </w:p>
    <w:sectPr w:rsidR="005862B6" w:rsidSect="004F628A">
      <w:footerReference w:type="default" r:id="rId27"/>
      <w:footerReference w:type="first" r:id="rId28"/>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9" w:author="Dalton Solano dos Reis" w:date="2025-06-28T19:31:00Z" w:initials="DS">
    <w:p w14:paraId="60B6D096" w14:textId="77777777" w:rsidR="007D6D97" w:rsidRDefault="007D6D97" w:rsidP="007D6D97">
      <w:r>
        <w:rPr>
          <w:rStyle w:val="Refdecomentrio"/>
        </w:rPr>
        <w:annotationRef/>
      </w:r>
      <w:r>
        <w:rPr>
          <w:sz w:val="20"/>
          <w:szCs w:val="20"/>
        </w:rPr>
        <w:t>ATENÇÃO: precisa mencionar o que pegasse pronto (por exemplo de Assest da Loja, do tutorial que usasse etc.), para assim saber o que realmente fizesse no desenvolvimento.</w:t>
      </w:r>
    </w:p>
  </w:comment>
  <w:comment w:id="91" w:author="Dalton Solano dos Reis" w:date="2025-06-28T19:33:00Z" w:initials="DS">
    <w:p w14:paraId="7B3EF963" w14:textId="77777777" w:rsidR="005A619C" w:rsidRDefault="005A619C" w:rsidP="005A619C">
      <w:r>
        <w:rPr>
          <w:rStyle w:val="Refdecomentrio"/>
        </w:rPr>
        <w:annotationRef/>
      </w:r>
      <w:r>
        <w:rPr>
          <w:sz w:val="20"/>
          <w:szCs w:val="20"/>
        </w:rPr>
        <w:t>Foi você quem modelou esse cenário ,, se pegasse de um Asset a fonte não seria sua.</w:t>
      </w:r>
    </w:p>
  </w:comment>
  <w:comment w:id="95" w:author="Dalton Solano dos Reis" w:date="2025-06-28T19:33:00Z" w:initials="DS">
    <w:p w14:paraId="46440276" w14:textId="77777777" w:rsidR="005A619C" w:rsidRDefault="005A619C" w:rsidP="005A619C">
      <w:r>
        <w:rPr>
          <w:rStyle w:val="Refdecomentrio"/>
        </w:rPr>
        <w:annotationRef/>
      </w:r>
      <w:r>
        <w:rPr>
          <w:sz w:val="20"/>
          <w:szCs w:val="20"/>
        </w:rPr>
        <w:t>Foi você quem modelou esse cenário ,, se pegasse de um Asset a fonte não seria sua.</w:t>
      </w:r>
    </w:p>
  </w:comment>
  <w:comment w:id="98" w:author="Dalton Solano dos Reis" w:date="2025-06-28T19:33:00Z" w:initials="DS">
    <w:p w14:paraId="4A3DEE5A" w14:textId="77777777" w:rsidR="005A619C" w:rsidRDefault="005A619C" w:rsidP="005A619C">
      <w:r>
        <w:rPr>
          <w:rStyle w:val="Refdecomentrio"/>
        </w:rPr>
        <w:annotationRef/>
      </w:r>
      <w:r>
        <w:rPr>
          <w:sz w:val="20"/>
          <w:szCs w:val="20"/>
        </w:rPr>
        <w:t>Foi você quem modelou esse cenário ,, se pegasse de um Asset a fonte não seria sua.</w:t>
      </w:r>
    </w:p>
  </w:comment>
  <w:comment w:id="101" w:author="Dalton Solano dos Reis" w:date="2025-06-28T19:35:00Z" w:initials="DS">
    <w:p w14:paraId="052C1845" w14:textId="77777777" w:rsidR="005A619C" w:rsidRDefault="005A619C" w:rsidP="005A619C">
      <w:r>
        <w:rPr>
          <w:rStyle w:val="Refdecomentrio"/>
        </w:rPr>
        <w:annotationRef/>
      </w:r>
      <w:r>
        <w:rPr>
          <w:sz w:val="20"/>
          <w:szCs w:val="20"/>
        </w:rPr>
        <w:t>Foi você quem modelou esse cenário ,, se pegasse de um Asset a fonte não seria sua.</w:t>
      </w:r>
    </w:p>
  </w:comment>
  <w:comment w:id="116" w:author="Dalton Solano dos Reis" w:date="2025-06-28T19:43:00Z" w:initials="DS">
    <w:p w14:paraId="7C6DADB7" w14:textId="77777777" w:rsidR="007A097C" w:rsidRDefault="007A097C" w:rsidP="007A097C">
      <w:r>
        <w:rPr>
          <w:rStyle w:val="Refdecomentrio"/>
        </w:rPr>
        <w:annotationRef/>
      </w:r>
      <w:r>
        <w:rPr>
          <w:sz w:val="20"/>
          <w:szCs w:val="20"/>
        </w:rPr>
        <w:t>Criar um quadro listando os Assets</w:t>
      </w:r>
    </w:p>
  </w:comment>
  <w:comment w:id="252" w:author="Dalton Solano dos Reis" w:date="2025-06-28T20:19:00Z" w:initials="DS">
    <w:p w14:paraId="7491EADF" w14:textId="77777777" w:rsidR="00735354" w:rsidRDefault="00735354" w:rsidP="00735354">
      <w:r>
        <w:rPr>
          <w:rStyle w:val="Refdecomentrio"/>
        </w:rPr>
        <w:annotationRef/>
      </w:r>
      <w:r>
        <w:rPr>
          <w:sz w:val="20"/>
          <w:szCs w:val="20"/>
        </w:rPr>
        <w:t>Deveria descrever quais requisitos apareceram e quais foram retirados.</w:t>
      </w:r>
    </w:p>
  </w:comment>
  <w:comment w:id="265" w:author="Dalton Solano dos Reis" w:date="2025-06-28T21:03:00Z" w:initials="DS">
    <w:p w14:paraId="5E8A167E" w14:textId="77777777" w:rsidR="00E8307A" w:rsidRDefault="00E8307A" w:rsidP="00E8307A">
      <w:r>
        <w:rPr>
          <w:rStyle w:val="Refdecomentrio"/>
        </w:rPr>
        <w:annotationRef/>
      </w:r>
      <w:r>
        <w:rPr>
          <w:sz w:val="20"/>
          <w:szCs w:val="20"/>
        </w:rPr>
        <w:t>Não vi comentários de testes em usar o cinto de segurança.</w:t>
      </w:r>
    </w:p>
  </w:comment>
  <w:comment w:id="266" w:author="Dalton Solano dos Reis" w:date="2025-06-28T20:24:00Z" w:initials="DS">
    <w:p w14:paraId="28A50270" w14:textId="2D31EDFF" w:rsidR="00735354" w:rsidRDefault="00735354" w:rsidP="00735354">
      <w:r>
        <w:rPr>
          <w:rStyle w:val="Refdecomentrio"/>
        </w:rPr>
        <w:annotationRef/>
      </w:r>
      <w:r>
        <w:rPr>
          <w:sz w:val="20"/>
          <w:szCs w:val="20"/>
        </w:rPr>
        <w:t>ATENÇÃO: não funcionou porque estava no LDTT .. explicar melhor.</w:t>
      </w:r>
    </w:p>
  </w:comment>
  <w:comment w:id="269" w:author="Dalton Solano dos Reis" w:date="2025-06-28T20:23:00Z" w:initials="DS">
    <w:p w14:paraId="6715F298" w14:textId="437B268D" w:rsidR="00735354" w:rsidRDefault="00735354" w:rsidP="00735354">
      <w:r>
        <w:rPr>
          <w:rStyle w:val="Refdecomentrio"/>
        </w:rPr>
        <w:annotationRef/>
      </w:r>
      <w:r>
        <w:rPr>
          <w:sz w:val="20"/>
          <w:szCs w:val="20"/>
        </w:rPr>
        <w:t>Rever em todo o texto.</w:t>
      </w:r>
    </w:p>
    <w:p w14:paraId="5008A80E" w14:textId="77777777" w:rsidR="00735354" w:rsidRDefault="00735354" w:rsidP="00735354">
      <w:r>
        <w:rPr>
          <w:sz w:val="20"/>
          <w:szCs w:val="20"/>
        </w:rPr>
        <w:t>Precisa padronizar o nome usado.</w:t>
      </w:r>
    </w:p>
    <w:p w14:paraId="2679500D" w14:textId="77777777" w:rsidR="00735354" w:rsidRDefault="00735354" w:rsidP="00735354">
      <w:r>
        <w:rPr>
          <w:sz w:val="20"/>
          <w:szCs w:val="20"/>
        </w:rPr>
        <w:t>Hum, acho que não é um jogo, mas mais para um simulador.</w:t>
      </w:r>
    </w:p>
  </w:comment>
  <w:comment w:id="430" w:author="Dalton Solano dos Reis" w:date="2025-06-28T20:35:00Z" w:initials="DS">
    <w:p w14:paraId="7B4E7B08" w14:textId="77777777" w:rsidR="00CB6C73" w:rsidRDefault="00CB6C73" w:rsidP="00CB6C73">
      <w:r>
        <w:rPr>
          <w:rStyle w:val="Refdecomentrio"/>
        </w:rPr>
        <w:annotationRef/>
      </w:r>
      <w:r>
        <w:rPr>
          <w:sz w:val="20"/>
          <w:szCs w:val="20"/>
        </w:rPr>
        <w:t>Não entendi.</w:t>
      </w:r>
    </w:p>
    <w:p w14:paraId="5A2AFCB6" w14:textId="77777777" w:rsidR="00CB6C73" w:rsidRDefault="00CB6C73" w:rsidP="00CB6C73">
      <w:r>
        <w:rPr>
          <w:sz w:val="20"/>
          <w:szCs w:val="20"/>
        </w:rPr>
        <w:t>Não deveria iniciar no ponto morto (na posição neutra).</w:t>
      </w:r>
    </w:p>
  </w:comment>
  <w:comment w:id="431" w:author="Dalton Solano dos Reis" w:date="2025-06-28T20:36:00Z" w:initials="DS">
    <w:p w14:paraId="792070E9" w14:textId="77777777" w:rsidR="00EA4F92" w:rsidRDefault="00EA4F92" w:rsidP="00EA4F92">
      <w:r>
        <w:rPr>
          <w:rStyle w:val="Refdecomentrio"/>
        </w:rPr>
        <w:annotationRef/>
      </w:r>
      <w:r>
        <w:rPr>
          <w:sz w:val="20"/>
          <w:szCs w:val="20"/>
        </w:rPr>
        <w:t>O que seria "alta resposta"?</w:t>
      </w:r>
    </w:p>
  </w:comment>
  <w:comment w:id="566" w:author="Dalton Solano dos Reis" w:date="2025-06-28T20:41:00Z" w:initials="DS">
    <w:p w14:paraId="2F232378" w14:textId="77777777" w:rsidR="00EA4F92" w:rsidRDefault="00EA4F92" w:rsidP="00EA4F92">
      <w:r>
        <w:rPr>
          <w:rStyle w:val="Refdecomentrio"/>
        </w:rPr>
        <w:annotationRef/>
      </w:r>
      <w:r>
        <w:rPr>
          <w:sz w:val="20"/>
          <w:szCs w:val="20"/>
        </w:rPr>
        <w:t>O seria um ambiente "promisso"?</w:t>
      </w:r>
    </w:p>
  </w:comment>
  <w:comment w:id="622" w:author="Dalton Solano dos Reis" w:date="2025-06-28T20:45:00Z" w:initials="DS">
    <w:p w14:paraId="198CBB03" w14:textId="77777777" w:rsidR="00EA4F92" w:rsidRDefault="00EA4F92" w:rsidP="00EA4F92">
      <w:r>
        <w:rPr>
          <w:rStyle w:val="Refdecomentrio"/>
        </w:rPr>
        <w:annotationRef/>
      </w:r>
      <w:r>
        <w:rPr>
          <w:sz w:val="20"/>
          <w:szCs w:val="20"/>
        </w:rPr>
        <w:t>Não deveria ser ao contrário?</w:t>
      </w:r>
    </w:p>
  </w:comment>
  <w:comment w:id="916" w:author="Dalton Solano dos Reis" w:date="2025-06-28T20:54:00Z" w:initials="DS">
    <w:p w14:paraId="1DF38A6C" w14:textId="77777777" w:rsidR="00F31592" w:rsidRDefault="00F31592" w:rsidP="00F31592">
      <w:r>
        <w:rPr>
          <w:rStyle w:val="Refdecomentrio"/>
        </w:rPr>
        <w:annotationRef/>
      </w:r>
      <w:r>
        <w:rPr>
          <w:sz w:val="20"/>
          <w:szCs w:val="20"/>
        </w:rPr>
        <w:t>Padronizar.</w:t>
      </w:r>
    </w:p>
    <w:p w14:paraId="28FA0A4C" w14:textId="77777777" w:rsidR="00F31592" w:rsidRDefault="00F31592" w:rsidP="00F31592">
      <w:r>
        <w:rPr>
          <w:sz w:val="20"/>
          <w:szCs w:val="20"/>
        </w:rPr>
        <w:t>Procurar em todo o texto por "jogo"</w:t>
      </w:r>
    </w:p>
  </w:comment>
  <w:comment w:id="935" w:author="Dalton Solano dos Reis" w:date="2025-06-28T20:57:00Z" w:initials="DS">
    <w:p w14:paraId="0C0E418E" w14:textId="77777777" w:rsidR="00E8307A" w:rsidRDefault="00E8307A" w:rsidP="00E8307A">
      <w:r>
        <w:rPr>
          <w:rStyle w:val="Refdecomentrio"/>
        </w:rPr>
        <w:annotationRef/>
      </w:r>
      <w:r>
        <w:rPr>
          <w:sz w:val="20"/>
          <w:szCs w:val="20"/>
        </w:rPr>
        <w:t>Não entendi o que seria "ensino".</w:t>
      </w:r>
    </w:p>
  </w:comment>
  <w:comment w:id="945" w:author="Dalton Solano dos Reis" w:date="2025-06-28T21:04:00Z" w:initials="DS">
    <w:p w14:paraId="37B490DB" w14:textId="77777777" w:rsidR="00E8307A" w:rsidRDefault="00E8307A" w:rsidP="00E8307A">
      <w:r>
        <w:rPr>
          <w:rStyle w:val="Refdecomentrio"/>
        </w:rPr>
        <w:annotationRef/>
      </w:r>
      <w:r>
        <w:rPr>
          <w:sz w:val="20"/>
          <w:szCs w:val="20"/>
        </w:rPr>
        <w:t>Não usar termos assim em artigos.</w:t>
      </w:r>
    </w:p>
  </w:comment>
  <w:comment w:id="946" w:author="Dalton Solano dos Reis" w:date="2025-06-28T21:05:00Z" w:initials="DS">
    <w:p w14:paraId="78C4179D" w14:textId="77777777" w:rsidR="00E8307A" w:rsidRDefault="00E8307A" w:rsidP="00E8307A">
      <w:r>
        <w:rPr>
          <w:rStyle w:val="Refdecomentrio"/>
        </w:rPr>
        <w:annotationRef/>
      </w:r>
      <w:r>
        <w:rPr>
          <w:sz w:val="20"/>
          <w:szCs w:val="20"/>
        </w:rPr>
        <w:t>Não usar termos assim em artigos.</w:t>
      </w:r>
    </w:p>
  </w:comment>
  <w:comment w:id="970" w:author="Dalton Solano dos Reis" w:date="2025-06-28T21:15:00Z" w:initials="DS">
    <w:p w14:paraId="6B2A3D47" w14:textId="77777777" w:rsidR="00575152" w:rsidRDefault="00575152" w:rsidP="00575152">
      <w:r>
        <w:rPr>
          <w:rStyle w:val="Refdecomentrio"/>
        </w:rPr>
        <w:annotationRef/>
      </w:r>
      <w:r>
        <w:rPr>
          <w:sz w:val="20"/>
          <w:szCs w:val="20"/>
        </w:rPr>
        <w:t>Não encontrei a referência para:</w:t>
      </w:r>
    </w:p>
    <w:p w14:paraId="4DF5D173" w14:textId="77777777" w:rsidR="00575152" w:rsidRDefault="00575152" w:rsidP="00575152">
      <w:r>
        <w:rPr>
          <w:sz w:val="20"/>
          <w:szCs w:val="20"/>
        </w:rPr>
        <w:t>(Milgram et al., 1994)</w:t>
      </w:r>
    </w:p>
  </w:comment>
  <w:comment w:id="971" w:author="Dalton Solano dos Reis" w:date="2025-06-28T21:08:00Z" w:initials="DS">
    <w:p w14:paraId="6F76ADF0" w14:textId="499316CD" w:rsidR="00575152" w:rsidRDefault="00575152" w:rsidP="00575152">
      <w:r>
        <w:rPr>
          <w:rStyle w:val="Refdecomentrio"/>
        </w:rPr>
        <w:annotationRef/>
      </w:r>
      <w:r>
        <w:rPr>
          <w:sz w:val="20"/>
          <w:szCs w:val="20"/>
        </w:rPr>
        <w:t>Não encontrei citado no texto.</w:t>
      </w:r>
    </w:p>
  </w:comment>
  <w:comment w:id="972" w:author="Dalton Solano dos Reis" w:date="2025-06-28T21:08:00Z" w:initials="DS">
    <w:p w14:paraId="613292FB" w14:textId="77777777" w:rsidR="00575152" w:rsidRDefault="00575152" w:rsidP="00575152">
      <w:r>
        <w:rPr>
          <w:rStyle w:val="Refdecomentrio"/>
        </w:rPr>
        <w:annotationRef/>
      </w:r>
      <w:r>
        <w:rPr>
          <w:sz w:val="20"/>
          <w:szCs w:val="20"/>
        </w:rPr>
        <w:t>Não encontrei citado no texto.</w:t>
      </w:r>
    </w:p>
  </w:comment>
  <w:comment w:id="973" w:author="Dalton Solano dos Reis" w:date="2025-06-28T21:09:00Z" w:initials="DS">
    <w:p w14:paraId="1733BC5E" w14:textId="77777777" w:rsidR="00575152" w:rsidRDefault="00575152" w:rsidP="00575152">
      <w:r>
        <w:rPr>
          <w:rStyle w:val="Refdecomentrio"/>
        </w:rPr>
        <w:annotationRef/>
      </w:r>
      <w:r>
        <w:rPr>
          <w:sz w:val="20"/>
          <w:szCs w:val="20"/>
        </w:rPr>
        <w:t>Não encontrei citado no texto.</w:t>
      </w:r>
    </w:p>
  </w:comment>
  <w:comment w:id="974" w:author="Dalton Solano dos Reis" w:date="2025-06-28T21:10:00Z" w:initials="DS">
    <w:p w14:paraId="377AEE41" w14:textId="77777777" w:rsidR="00575152" w:rsidRDefault="00575152" w:rsidP="00575152">
      <w:r>
        <w:rPr>
          <w:rStyle w:val="Refdecomentrio"/>
        </w:rPr>
        <w:annotationRef/>
      </w:r>
      <w:r>
        <w:rPr>
          <w:sz w:val="20"/>
          <w:szCs w:val="20"/>
        </w:rPr>
        <w:t>Não encontrei citado no texto.</w:t>
      </w:r>
    </w:p>
  </w:comment>
  <w:comment w:id="975" w:author="Dalton Solano dos Reis" w:date="2025-06-28T21:11:00Z" w:initials="DS">
    <w:p w14:paraId="2F835FB1" w14:textId="77777777" w:rsidR="00575152" w:rsidRDefault="00575152" w:rsidP="00575152">
      <w:r>
        <w:rPr>
          <w:rStyle w:val="Refdecomentrio"/>
        </w:rPr>
        <w:annotationRef/>
      </w:r>
      <w:r>
        <w:rPr>
          <w:sz w:val="20"/>
          <w:szCs w:val="20"/>
        </w:rPr>
        <w:t>Não encontrei citado no texto.</w:t>
      </w:r>
    </w:p>
  </w:comment>
  <w:comment w:id="978" w:author="Dalton Solano dos Reis" w:date="2025-06-28T21:13:00Z" w:initials="DS">
    <w:p w14:paraId="6B26D7DC" w14:textId="77777777" w:rsidR="00575152" w:rsidRDefault="00575152" w:rsidP="00575152">
      <w:r>
        <w:rPr>
          <w:rStyle w:val="Refdecomentrio"/>
        </w:rPr>
        <w:annotationRef/>
      </w:r>
      <w:r>
        <w:rPr>
          <w:sz w:val="20"/>
          <w:szCs w:val="20"/>
        </w:rPr>
        <w:t>Não encontrei citado no texto.</w:t>
      </w:r>
    </w:p>
  </w:comment>
  <w:comment w:id="979" w:author="Dalton Solano dos Reis" w:date="2025-06-28T21:13:00Z" w:initials="DS">
    <w:p w14:paraId="7D39A2C3" w14:textId="77777777" w:rsidR="00575152" w:rsidRDefault="00575152" w:rsidP="00575152">
      <w:r>
        <w:rPr>
          <w:rStyle w:val="Refdecomentrio"/>
        </w:rPr>
        <w:annotationRef/>
      </w:r>
      <w:r>
        <w:rPr>
          <w:sz w:val="20"/>
          <w:szCs w:val="20"/>
        </w:rPr>
        <w:t>Não encontrei citado no texto.</w:t>
      </w:r>
    </w:p>
  </w:comment>
  <w:comment w:id="980" w:author="Dalton Solano dos Reis" w:date="2025-06-28T21:13:00Z" w:initials="DS">
    <w:p w14:paraId="415D0736" w14:textId="77777777" w:rsidR="00575152" w:rsidRDefault="00575152" w:rsidP="00575152">
      <w:r>
        <w:rPr>
          <w:rStyle w:val="Refdecomentrio"/>
        </w:rPr>
        <w:annotationRef/>
      </w:r>
      <w:r>
        <w:rPr>
          <w:sz w:val="20"/>
          <w:szCs w:val="20"/>
        </w:rPr>
        <w:t>Não encontrei citado no texto.</w:t>
      </w:r>
    </w:p>
  </w:comment>
  <w:comment w:id="984" w:author="Dalton Solano dos Reis" w:date="2025-06-28T21:15:00Z" w:initials="DS">
    <w:p w14:paraId="546310D0" w14:textId="77777777" w:rsidR="00575152" w:rsidRDefault="00575152" w:rsidP="00575152">
      <w:r>
        <w:rPr>
          <w:rStyle w:val="Refdecomentrio"/>
        </w:rPr>
        <w:annotationRef/>
      </w:r>
      <w:r>
        <w:rPr>
          <w:sz w:val="20"/>
          <w:szCs w:val="20"/>
        </w:rPr>
        <w:t>O apêndice deve ser citado no texto acima.</w:t>
      </w:r>
    </w:p>
  </w:comment>
  <w:comment w:id="985" w:author="Dalton Solano dos Reis" w:date="2025-06-28T21:15:00Z" w:initials="DS">
    <w:p w14:paraId="02C56AA8" w14:textId="77777777" w:rsidR="00575152" w:rsidRDefault="00575152" w:rsidP="00575152">
      <w:r>
        <w:rPr>
          <w:rStyle w:val="Refdecomentrio"/>
        </w:rPr>
        <w:annotationRef/>
      </w:r>
      <w:r>
        <w:rPr>
          <w:sz w:val="20"/>
          <w:szCs w:val="20"/>
        </w:rPr>
        <w:t>O apêndice deve ser citado no texto acima.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0B6D096" w15:done="0"/>
  <w15:commentEx w15:paraId="7B3EF963" w15:done="0"/>
  <w15:commentEx w15:paraId="46440276" w15:done="0"/>
  <w15:commentEx w15:paraId="4A3DEE5A" w15:done="0"/>
  <w15:commentEx w15:paraId="052C1845" w15:done="0"/>
  <w15:commentEx w15:paraId="7C6DADB7" w15:done="0"/>
  <w15:commentEx w15:paraId="7491EADF" w15:done="0"/>
  <w15:commentEx w15:paraId="5E8A167E" w15:done="0"/>
  <w15:commentEx w15:paraId="28A50270" w15:done="0"/>
  <w15:commentEx w15:paraId="2679500D" w15:done="0"/>
  <w15:commentEx w15:paraId="5A2AFCB6" w15:done="0"/>
  <w15:commentEx w15:paraId="792070E9" w15:done="0"/>
  <w15:commentEx w15:paraId="2F232378" w15:done="0"/>
  <w15:commentEx w15:paraId="198CBB03" w15:done="0"/>
  <w15:commentEx w15:paraId="28FA0A4C" w15:done="0"/>
  <w15:commentEx w15:paraId="0C0E418E" w15:done="0"/>
  <w15:commentEx w15:paraId="37B490DB" w15:done="0"/>
  <w15:commentEx w15:paraId="78C4179D" w15:done="0"/>
  <w15:commentEx w15:paraId="4DF5D173" w15:done="0"/>
  <w15:commentEx w15:paraId="6F76ADF0" w15:done="0"/>
  <w15:commentEx w15:paraId="613292FB" w15:done="0"/>
  <w15:commentEx w15:paraId="1733BC5E" w15:done="0"/>
  <w15:commentEx w15:paraId="377AEE41" w15:done="0"/>
  <w15:commentEx w15:paraId="2F835FB1" w15:done="0"/>
  <w15:commentEx w15:paraId="6B26D7DC" w15:done="0"/>
  <w15:commentEx w15:paraId="7D39A2C3" w15:done="0"/>
  <w15:commentEx w15:paraId="415D0736" w15:done="0"/>
  <w15:commentEx w15:paraId="546310D0" w15:done="0"/>
  <w15:commentEx w15:paraId="02C56A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629646A" w16cex:dateUtc="2025-06-28T22:31:00Z"/>
  <w16cex:commentExtensible w16cex:durableId="05BFD7A6" w16cex:dateUtc="2025-06-28T22:33:00Z"/>
  <w16cex:commentExtensible w16cex:durableId="37D3C4FD" w16cex:dateUtc="2025-06-28T22:33:00Z"/>
  <w16cex:commentExtensible w16cex:durableId="64D6F364" w16cex:dateUtc="2025-06-28T22:33:00Z"/>
  <w16cex:commentExtensible w16cex:durableId="2A4A6BB9" w16cex:dateUtc="2025-06-28T22:35:00Z"/>
  <w16cex:commentExtensible w16cex:durableId="41B55E5D" w16cex:dateUtc="2025-06-28T22:43:00Z"/>
  <w16cex:commentExtensible w16cex:durableId="6C28210A" w16cex:dateUtc="2025-06-28T23:19:00Z"/>
  <w16cex:commentExtensible w16cex:durableId="31DB9F8E" w16cex:dateUtc="2025-06-29T00:03:00Z"/>
  <w16cex:commentExtensible w16cex:durableId="2E2F8FE0" w16cex:dateUtc="2025-06-28T23:24:00Z"/>
  <w16cex:commentExtensible w16cex:durableId="3C82A438" w16cex:dateUtc="2025-06-28T23:23:00Z"/>
  <w16cex:commentExtensible w16cex:durableId="05E41A06" w16cex:dateUtc="2025-06-28T23:35:00Z"/>
  <w16cex:commentExtensible w16cex:durableId="2B7784C5" w16cex:dateUtc="2025-06-28T23:36:00Z"/>
  <w16cex:commentExtensible w16cex:durableId="570E7772" w16cex:dateUtc="2025-06-28T23:41:00Z"/>
  <w16cex:commentExtensible w16cex:durableId="2E359460" w16cex:dateUtc="2025-06-28T23:45:00Z"/>
  <w16cex:commentExtensible w16cex:durableId="202C6842" w16cex:dateUtc="2025-06-28T23:54:00Z"/>
  <w16cex:commentExtensible w16cex:durableId="1C1642D4" w16cex:dateUtc="2025-06-28T23:57:00Z"/>
  <w16cex:commentExtensible w16cex:durableId="2BA44522" w16cex:dateUtc="2025-06-29T00:04:00Z"/>
  <w16cex:commentExtensible w16cex:durableId="3C833700" w16cex:dateUtc="2025-06-29T00:05:00Z"/>
  <w16cex:commentExtensible w16cex:durableId="778B5061" w16cex:dateUtc="2025-06-29T00:15:00Z"/>
  <w16cex:commentExtensible w16cex:durableId="6B0F5EDC" w16cex:dateUtc="2025-06-29T00:08:00Z"/>
  <w16cex:commentExtensible w16cex:durableId="09C1E9B5" w16cex:dateUtc="2025-06-29T00:08:00Z"/>
  <w16cex:commentExtensible w16cex:durableId="36436ACD" w16cex:dateUtc="2025-06-29T00:09:00Z"/>
  <w16cex:commentExtensible w16cex:durableId="1139C4E2" w16cex:dateUtc="2025-06-29T00:10:00Z"/>
  <w16cex:commentExtensible w16cex:durableId="453F5F95" w16cex:dateUtc="2025-06-29T00:11:00Z"/>
  <w16cex:commentExtensible w16cex:durableId="6AD26E23" w16cex:dateUtc="2025-06-29T00:13:00Z"/>
  <w16cex:commentExtensible w16cex:durableId="3EB31373" w16cex:dateUtc="2025-06-29T00:13:00Z"/>
  <w16cex:commentExtensible w16cex:durableId="5673D443" w16cex:dateUtc="2025-06-29T00:13:00Z"/>
  <w16cex:commentExtensible w16cex:durableId="572E8AE4" w16cex:dateUtc="2025-06-29T00:15:00Z"/>
  <w16cex:commentExtensible w16cex:durableId="325D79B4" w16cex:dateUtc="2025-06-29T0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0B6D096" w16cid:durableId="4629646A"/>
  <w16cid:commentId w16cid:paraId="7B3EF963" w16cid:durableId="05BFD7A6"/>
  <w16cid:commentId w16cid:paraId="46440276" w16cid:durableId="37D3C4FD"/>
  <w16cid:commentId w16cid:paraId="4A3DEE5A" w16cid:durableId="64D6F364"/>
  <w16cid:commentId w16cid:paraId="052C1845" w16cid:durableId="2A4A6BB9"/>
  <w16cid:commentId w16cid:paraId="7C6DADB7" w16cid:durableId="41B55E5D"/>
  <w16cid:commentId w16cid:paraId="7491EADF" w16cid:durableId="6C28210A"/>
  <w16cid:commentId w16cid:paraId="5E8A167E" w16cid:durableId="31DB9F8E"/>
  <w16cid:commentId w16cid:paraId="28A50270" w16cid:durableId="2E2F8FE0"/>
  <w16cid:commentId w16cid:paraId="2679500D" w16cid:durableId="3C82A438"/>
  <w16cid:commentId w16cid:paraId="5A2AFCB6" w16cid:durableId="05E41A06"/>
  <w16cid:commentId w16cid:paraId="792070E9" w16cid:durableId="2B7784C5"/>
  <w16cid:commentId w16cid:paraId="2F232378" w16cid:durableId="570E7772"/>
  <w16cid:commentId w16cid:paraId="198CBB03" w16cid:durableId="2E359460"/>
  <w16cid:commentId w16cid:paraId="28FA0A4C" w16cid:durableId="202C6842"/>
  <w16cid:commentId w16cid:paraId="0C0E418E" w16cid:durableId="1C1642D4"/>
  <w16cid:commentId w16cid:paraId="37B490DB" w16cid:durableId="2BA44522"/>
  <w16cid:commentId w16cid:paraId="78C4179D" w16cid:durableId="3C833700"/>
  <w16cid:commentId w16cid:paraId="4DF5D173" w16cid:durableId="778B5061"/>
  <w16cid:commentId w16cid:paraId="6F76ADF0" w16cid:durableId="6B0F5EDC"/>
  <w16cid:commentId w16cid:paraId="613292FB" w16cid:durableId="09C1E9B5"/>
  <w16cid:commentId w16cid:paraId="1733BC5E" w16cid:durableId="36436ACD"/>
  <w16cid:commentId w16cid:paraId="377AEE41" w16cid:durableId="1139C4E2"/>
  <w16cid:commentId w16cid:paraId="2F835FB1" w16cid:durableId="453F5F95"/>
  <w16cid:commentId w16cid:paraId="6B26D7DC" w16cid:durableId="6AD26E23"/>
  <w16cid:commentId w16cid:paraId="7D39A2C3" w16cid:durableId="3EB31373"/>
  <w16cid:commentId w16cid:paraId="415D0736" w16cid:durableId="5673D443"/>
  <w16cid:commentId w16cid:paraId="546310D0" w16cid:durableId="572E8AE4"/>
  <w16cid:commentId w16cid:paraId="02C56AA8" w16cid:durableId="325D79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068E49" w14:textId="77777777" w:rsidR="00C91D8D" w:rsidRDefault="00C91D8D">
      <w:r>
        <w:separator/>
      </w:r>
    </w:p>
    <w:p w14:paraId="3E8D5A4B" w14:textId="77777777" w:rsidR="00C91D8D" w:rsidRDefault="00C91D8D"/>
  </w:endnote>
  <w:endnote w:type="continuationSeparator" w:id="0">
    <w:p w14:paraId="22C81843" w14:textId="77777777" w:rsidR="00C91D8D" w:rsidRDefault="00C91D8D">
      <w:r>
        <w:continuationSeparator/>
      </w:r>
    </w:p>
    <w:p w14:paraId="71579967" w14:textId="77777777" w:rsidR="00C91D8D" w:rsidRDefault="00C91D8D"/>
  </w:endnote>
  <w:endnote w:type="continuationNotice" w:id="1">
    <w:p w14:paraId="7E10D51C" w14:textId="77777777" w:rsidR="00C91D8D" w:rsidRDefault="00C91D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C1FDC" w14:textId="30707C5E"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4C2632">
      <w:rPr>
        <w:sz w:val="20"/>
      </w:rPr>
      <w:t>5</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35EE0D" w14:textId="77777777" w:rsidR="00C91D8D" w:rsidRDefault="00C91D8D">
      <w:r>
        <w:separator/>
      </w:r>
    </w:p>
    <w:p w14:paraId="1BFA5080" w14:textId="77777777" w:rsidR="00C91D8D" w:rsidRDefault="00C91D8D"/>
  </w:footnote>
  <w:footnote w:type="continuationSeparator" w:id="0">
    <w:p w14:paraId="29100F9A" w14:textId="77777777" w:rsidR="00C91D8D" w:rsidRDefault="00C91D8D">
      <w:r>
        <w:continuationSeparator/>
      </w:r>
    </w:p>
    <w:p w14:paraId="68334E33" w14:textId="77777777" w:rsidR="00C91D8D" w:rsidRDefault="00C91D8D"/>
  </w:footnote>
  <w:footnote w:type="continuationNotice" w:id="1">
    <w:p w14:paraId="63605ACE" w14:textId="77777777" w:rsidR="00C91D8D" w:rsidRDefault="00C91D8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2E6C2D4F"/>
    <w:multiLevelType w:val="hybridMultilevel"/>
    <w:tmpl w:val="9A2AE76C"/>
    <w:lvl w:ilvl="0" w:tplc="8232506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5" w15:restartNumberingAfterBreak="0">
    <w:nsid w:val="49C83BEE"/>
    <w:multiLevelType w:val="hybridMultilevel"/>
    <w:tmpl w:val="4D1EFCA8"/>
    <w:lvl w:ilvl="0" w:tplc="2B780B9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455755185">
    <w:abstractNumId w:val="0"/>
  </w:num>
  <w:num w:numId="2" w16cid:durableId="1343436526">
    <w:abstractNumId w:val="2"/>
  </w:num>
  <w:num w:numId="3" w16cid:durableId="20258630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97038313">
    <w:abstractNumId w:val="1"/>
  </w:num>
  <w:num w:numId="5" w16cid:durableId="14115398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274703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723613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38495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5702903">
    <w:abstractNumId w:val="0"/>
  </w:num>
  <w:num w:numId="10" w16cid:durableId="952055295">
    <w:abstractNumId w:val="0"/>
  </w:num>
  <w:num w:numId="11" w16cid:durableId="1890221055">
    <w:abstractNumId w:val="6"/>
  </w:num>
  <w:num w:numId="12" w16cid:durableId="1572304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8281166">
    <w:abstractNumId w:val="4"/>
  </w:num>
  <w:num w:numId="14" w16cid:durableId="541746696">
    <w:abstractNumId w:val="5"/>
  </w:num>
  <w:num w:numId="15" w16cid:durableId="55771384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activeWritingStyle w:appName="MSWord" w:lang="pt-BR" w:vendorID="64" w:dllVersion="0" w:nlCheck="1" w:checkStyle="0"/>
  <w:activeWritingStyle w:appName="MSWord" w:lang="en-US" w:vendorID="64" w:dllVersion="0" w:nlCheck="1" w:checkStyle="0"/>
  <w:proofState w:spelling="clean" w:grammar="clean"/>
  <w:trackRevisions/>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922"/>
    <w:rsid w:val="000153ED"/>
    <w:rsid w:val="0001575C"/>
    <w:rsid w:val="000204E7"/>
    <w:rsid w:val="00023FA0"/>
    <w:rsid w:val="00024F20"/>
    <w:rsid w:val="0002602F"/>
    <w:rsid w:val="0002688B"/>
    <w:rsid w:val="000309FE"/>
    <w:rsid w:val="00030E4A"/>
    <w:rsid w:val="00031A27"/>
    <w:rsid w:val="0003584A"/>
    <w:rsid w:val="00035F34"/>
    <w:rsid w:val="00036052"/>
    <w:rsid w:val="00053FDD"/>
    <w:rsid w:val="00055AB2"/>
    <w:rsid w:val="000608E9"/>
    <w:rsid w:val="00062602"/>
    <w:rsid w:val="000632C1"/>
    <w:rsid w:val="000667DF"/>
    <w:rsid w:val="00075792"/>
    <w:rsid w:val="000758B7"/>
    <w:rsid w:val="000905C9"/>
    <w:rsid w:val="000A104C"/>
    <w:rsid w:val="000A125D"/>
    <w:rsid w:val="000A3C09"/>
    <w:rsid w:val="000A3EAB"/>
    <w:rsid w:val="000A7C35"/>
    <w:rsid w:val="000B1065"/>
    <w:rsid w:val="000B1293"/>
    <w:rsid w:val="000B2318"/>
    <w:rsid w:val="000B3868"/>
    <w:rsid w:val="000B78CA"/>
    <w:rsid w:val="000C1926"/>
    <w:rsid w:val="000C1A18"/>
    <w:rsid w:val="000C4D4B"/>
    <w:rsid w:val="000D0425"/>
    <w:rsid w:val="000D34FB"/>
    <w:rsid w:val="000D6A35"/>
    <w:rsid w:val="000E039E"/>
    <w:rsid w:val="000E27F9"/>
    <w:rsid w:val="000E2B1E"/>
    <w:rsid w:val="000E311F"/>
    <w:rsid w:val="000E3A68"/>
    <w:rsid w:val="000E5C46"/>
    <w:rsid w:val="000E659F"/>
    <w:rsid w:val="000E6CE0"/>
    <w:rsid w:val="000F0681"/>
    <w:rsid w:val="000F1EDD"/>
    <w:rsid w:val="000F2F2C"/>
    <w:rsid w:val="000F77E3"/>
    <w:rsid w:val="00100AAB"/>
    <w:rsid w:val="00107B02"/>
    <w:rsid w:val="00111598"/>
    <w:rsid w:val="001164FE"/>
    <w:rsid w:val="00120B7A"/>
    <w:rsid w:val="00122D14"/>
    <w:rsid w:val="00122EBD"/>
    <w:rsid w:val="00123BA3"/>
    <w:rsid w:val="00125B8C"/>
    <w:rsid w:val="00133208"/>
    <w:rsid w:val="00134B67"/>
    <w:rsid w:val="001364ED"/>
    <w:rsid w:val="00142E14"/>
    <w:rsid w:val="001554E9"/>
    <w:rsid w:val="00162BF1"/>
    <w:rsid w:val="001647EC"/>
    <w:rsid w:val="0016560C"/>
    <w:rsid w:val="00181CAF"/>
    <w:rsid w:val="00187C64"/>
    <w:rsid w:val="001939C0"/>
    <w:rsid w:val="001955B4"/>
    <w:rsid w:val="001A6292"/>
    <w:rsid w:val="001B2F1E"/>
    <w:rsid w:val="001B7764"/>
    <w:rsid w:val="001C11D7"/>
    <w:rsid w:val="001C1F87"/>
    <w:rsid w:val="001C5CBB"/>
    <w:rsid w:val="001D0061"/>
    <w:rsid w:val="00202F3F"/>
    <w:rsid w:val="00205B06"/>
    <w:rsid w:val="0020737C"/>
    <w:rsid w:val="002073CD"/>
    <w:rsid w:val="0021489E"/>
    <w:rsid w:val="0021536F"/>
    <w:rsid w:val="00217053"/>
    <w:rsid w:val="002176F3"/>
    <w:rsid w:val="00217888"/>
    <w:rsid w:val="00222E8F"/>
    <w:rsid w:val="00224680"/>
    <w:rsid w:val="00224BB2"/>
    <w:rsid w:val="0023016C"/>
    <w:rsid w:val="00235240"/>
    <w:rsid w:val="002368FD"/>
    <w:rsid w:val="00240776"/>
    <w:rsid w:val="002440B0"/>
    <w:rsid w:val="00245FA2"/>
    <w:rsid w:val="00246506"/>
    <w:rsid w:val="0025495C"/>
    <w:rsid w:val="00256F17"/>
    <w:rsid w:val="00260C42"/>
    <w:rsid w:val="002646AE"/>
    <w:rsid w:val="00267043"/>
    <w:rsid w:val="00271D5F"/>
    <w:rsid w:val="00274D76"/>
    <w:rsid w:val="0028485E"/>
    <w:rsid w:val="0028617A"/>
    <w:rsid w:val="002879A7"/>
    <w:rsid w:val="00291817"/>
    <w:rsid w:val="0029372D"/>
    <w:rsid w:val="0029608A"/>
    <w:rsid w:val="002A3E33"/>
    <w:rsid w:val="002A6042"/>
    <w:rsid w:val="002A659E"/>
    <w:rsid w:val="002B4718"/>
    <w:rsid w:val="002B4C10"/>
    <w:rsid w:val="002C7984"/>
    <w:rsid w:val="002D05A9"/>
    <w:rsid w:val="002D1DD6"/>
    <w:rsid w:val="002E179E"/>
    <w:rsid w:val="002E5BDE"/>
    <w:rsid w:val="002E6DD1"/>
    <w:rsid w:val="002F027E"/>
    <w:rsid w:val="002F240A"/>
    <w:rsid w:val="002F5469"/>
    <w:rsid w:val="002F5C20"/>
    <w:rsid w:val="00302C60"/>
    <w:rsid w:val="00302CAB"/>
    <w:rsid w:val="00303283"/>
    <w:rsid w:val="00312CEA"/>
    <w:rsid w:val="003208F3"/>
    <w:rsid w:val="00327CB1"/>
    <w:rsid w:val="00335048"/>
    <w:rsid w:val="003354F9"/>
    <w:rsid w:val="00340B6D"/>
    <w:rsid w:val="0034274F"/>
    <w:rsid w:val="00344540"/>
    <w:rsid w:val="003466AA"/>
    <w:rsid w:val="0035171B"/>
    <w:rsid w:val="00353404"/>
    <w:rsid w:val="00355393"/>
    <w:rsid w:val="00362443"/>
    <w:rsid w:val="003654FC"/>
    <w:rsid w:val="003743DC"/>
    <w:rsid w:val="00383087"/>
    <w:rsid w:val="00384FA1"/>
    <w:rsid w:val="00395463"/>
    <w:rsid w:val="003A0B20"/>
    <w:rsid w:val="003A2B7D"/>
    <w:rsid w:val="003A4A75"/>
    <w:rsid w:val="003B647A"/>
    <w:rsid w:val="003C3351"/>
    <w:rsid w:val="003D0C23"/>
    <w:rsid w:val="003D281C"/>
    <w:rsid w:val="003D70F7"/>
    <w:rsid w:val="003E4F19"/>
    <w:rsid w:val="003F70A3"/>
    <w:rsid w:val="0040349A"/>
    <w:rsid w:val="0040436D"/>
    <w:rsid w:val="00406452"/>
    <w:rsid w:val="00407E4F"/>
    <w:rsid w:val="00410543"/>
    <w:rsid w:val="00412A40"/>
    <w:rsid w:val="004173CC"/>
    <w:rsid w:val="0042356B"/>
    <w:rsid w:val="004243D2"/>
    <w:rsid w:val="00424610"/>
    <w:rsid w:val="004306DF"/>
    <w:rsid w:val="00437ED7"/>
    <w:rsid w:val="00442F45"/>
    <w:rsid w:val="00443EA5"/>
    <w:rsid w:val="00445FCD"/>
    <w:rsid w:val="004511FB"/>
    <w:rsid w:val="004517A4"/>
    <w:rsid w:val="004547DC"/>
    <w:rsid w:val="00460542"/>
    <w:rsid w:val="004673CE"/>
    <w:rsid w:val="00467DB6"/>
    <w:rsid w:val="00476C78"/>
    <w:rsid w:val="0048576D"/>
    <w:rsid w:val="004861CE"/>
    <w:rsid w:val="00493FCF"/>
    <w:rsid w:val="0049495C"/>
    <w:rsid w:val="00495842"/>
    <w:rsid w:val="00497EF6"/>
    <w:rsid w:val="004A6663"/>
    <w:rsid w:val="004B0996"/>
    <w:rsid w:val="004B1EAD"/>
    <w:rsid w:val="004B28CB"/>
    <w:rsid w:val="004B6B8F"/>
    <w:rsid w:val="004B7511"/>
    <w:rsid w:val="004C2632"/>
    <w:rsid w:val="004C4C98"/>
    <w:rsid w:val="004C57B2"/>
    <w:rsid w:val="004D1E30"/>
    <w:rsid w:val="004D43A6"/>
    <w:rsid w:val="004E057C"/>
    <w:rsid w:val="004E4DA7"/>
    <w:rsid w:val="004E6619"/>
    <w:rsid w:val="004E698D"/>
    <w:rsid w:val="004F3135"/>
    <w:rsid w:val="004F628A"/>
    <w:rsid w:val="00503373"/>
    <w:rsid w:val="00503823"/>
    <w:rsid w:val="00507196"/>
    <w:rsid w:val="00510161"/>
    <w:rsid w:val="00515C87"/>
    <w:rsid w:val="00516075"/>
    <w:rsid w:val="00520403"/>
    <w:rsid w:val="0052095A"/>
    <w:rsid w:val="00524FB2"/>
    <w:rsid w:val="00536336"/>
    <w:rsid w:val="005404CF"/>
    <w:rsid w:val="00542ED7"/>
    <w:rsid w:val="0054375D"/>
    <w:rsid w:val="00550D4A"/>
    <w:rsid w:val="00551BD4"/>
    <w:rsid w:val="005529DD"/>
    <w:rsid w:val="00554256"/>
    <w:rsid w:val="00563566"/>
    <w:rsid w:val="00564A29"/>
    <w:rsid w:val="00564FBC"/>
    <w:rsid w:val="005705A9"/>
    <w:rsid w:val="00572864"/>
    <w:rsid w:val="00573A96"/>
    <w:rsid w:val="00575152"/>
    <w:rsid w:val="005765E0"/>
    <w:rsid w:val="00581411"/>
    <w:rsid w:val="005816A3"/>
    <w:rsid w:val="0058307E"/>
    <w:rsid w:val="0058618A"/>
    <w:rsid w:val="005862B6"/>
    <w:rsid w:val="00587C92"/>
    <w:rsid w:val="00594B25"/>
    <w:rsid w:val="005A4952"/>
    <w:rsid w:val="005A496F"/>
    <w:rsid w:val="005A619C"/>
    <w:rsid w:val="005B0062"/>
    <w:rsid w:val="005B0963"/>
    <w:rsid w:val="005B20A1"/>
    <w:rsid w:val="005B2478"/>
    <w:rsid w:val="005B2F3E"/>
    <w:rsid w:val="005B6A00"/>
    <w:rsid w:val="005D0979"/>
    <w:rsid w:val="005D5B88"/>
    <w:rsid w:val="005E1019"/>
    <w:rsid w:val="005E35F3"/>
    <w:rsid w:val="005E400D"/>
    <w:rsid w:val="005E4D96"/>
    <w:rsid w:val="005E5E74"/>
    <w:rsid w:val="005E626C"/>
    <w:rsid w:val="005E698D"/>
    <w:rsid w:val="005F09F1"/>
    <w:rsid w:val="005F2235"/>
    <w:rsid w:val="005F645A"/>
    <w:rsid w:val="00602677"/>
    <w:rsid w:val="00606F9D"/>
    <w:rsid w:val="00611531"/>
    <w:rsid w:val="006118D1"/>
    <w:rsid w:val="00620605"/>
    <w:rsid w:val="00620D93"/>
    <w:rsid w:val="00623C76"/>
    <w:rsid w:val="0062576D"/>
    <w:rsid w:val="00625788"/>
    <w:rsid w:val="00626B8F"/>
    <w:rsid w:val="0063277E"/>
    <w:rsid w:val="006426D5"/>
    <w:rsid w:val="006456AC"/>
    <w:rsid w:val="006466FF"/>
    <w:rsid w:val="0065248F"/>
    <w:rsid w:val="00654C20"/>
    <w:rsid w:val="00656C00"/>
    <w:rsid w:val="00661967"/>
    <w:rsid w:val="006656B5"/>
    <w:rsid w:val="0066664D"/>
    <w:rsid w:val="00671B49"/>
    <w:rsid w:val="006727A4"/>
    <w:rsid w:val="006808F4"/>
    <w:rsid w:val="006810BA"/>
    <w:rsid w:val="00695745"/>
    <w:rsid w:val="006A0A1A"/>
    <w:rsid w:val="006A1CC6"/>
    <w:rsid w:val="006A6460"/>
    <w:rsid w:val="006A7040"/>
    <w:rsid w:val="006A7C29"/>
    <w:rsid w:val="006B104E"/>
    <w:rsid w:val="006B32A1"/>
    <w:rsid w:val="006B4F09"/>
    <w:rsid w:val="006B5AEA"/>
    <w:rsid w:val="006B6383"/>
    <w:rsid w:val="006B640D"/>
    <w:rsid w:val="006C4279"/>
    <w:rsid w:val="006C4F0D"/>
    <w:rsid w:val="006C5A02"/>
    <w:rsid w:val="006C61FA"/>
    <w:rsid w:val="006D0896"/>
    <w:rsid w:val="006D5926"/>
    <w:rsid w:val="006E1CE2"/>
    <w:rsid w:val="006E61CB"/>
    <w:rsid w:val="006F27F1"/>
    <w:rsid w:val="00701F65"/>
    <w:rsid w:val="0070391A"/>
    <w:rsid w:val="00704704"/>
    <w:rsid w:val="00706486"/>
    <w:rsid w:val="00707CFC"/>
    <w:rsid w:val="00712890"/>
    <w:rsid w:val="0071616D"/>
    <w:rsid w:val="00721822"/>
    <w:rsid w:val="00724B68"/>
    <w:rsid w:val="00725368"/>
    <w:rsid w:val="00725678"/>
    <w:rsid w:val="007304F3"/>
    <w:rsid w:val="00733FF9"/>
    <w:rsid w:val="00735354"/>
    <w:rsid w:val="007363A4"/>
    <w:rsid w:val="0074460A"/>
    <w:rsid w:val="00745365"/>
    <w:rsid w:val="00745B17"/>
    <w:rsid w:val="00750148"/>
    <w:rsid w:val="00752825"/>
    <w:rsid w:val="00754E20"/>
    <w:rsid w:val="007554DF"/>
    <w:rsid w:val="0075776D"/>
    <w:rsid w:val="00760399"/>
    <w:rsid w:val="007613FB"/>
    <w:rsid w:val="00766AE1"/>
    <w:rsid w:val="007722BF"/>
    <w:rsid w:val="007722DB"/>
    <w:rsid w:val="00774FCD"/>
    <w:rsid w:val="00775223"/>
    <w:rsid w:val="00780D0D"/>
    <w:rsid w:val="00781F23"/>
    <w:rsid w:val="00784B28"/>
    <w:rsid w:val="007854B3"/>
    <w:rsid w:val="00785D92"/>
    <w:rsid w:val="0078787D"/>
    <w:rsid w:val="00787FA8"/>
    <w:rsid w:val="007915EC"/>
    <w:rsid w:val="007A097C"/>
    <w:rsid w:val="007A1174"/>
    <w:rsid w:val="007A2117"/>
    <w:rsid w:val="007A56D7"/>
    <w:rsid w:val="007B0764"/>
    <w:rsid w:val="007C0564"/>
    <w:rsid w:val="007C080E"/>
    <w:rsid w:val="007C45C4"/>
    <w:rsid w:val="007D10F2"/>
    <w:rsid w:val="007D385E"/>
    <w:rsid w:val="007D5CD4"/>
    <w:rsid w:val="007D5DC5"/>
    <w:rsid w:val="007D6D97"/>
    <w:rsid w:val="007D75DF"/>
    <w:rsid w:val="007E20BF"/>
    <w:rsid w:val="007E507C"/>
    <w:rsid w:val="007E67A0"/>
    <w:rsid w:val="007E730D"/>
    <w:rsid w:val="007F3CFA"/>
    <w:rsid w:val="007F403E"/>
    <w:rsid w:val="007F6F23"/>
    <w:rsid w:val="008046E9"/>
    <w:rsid w:val="00810CEA"/>
    <w:rsid w:val="008137E4"/>
    <w:rsid w:val="00815017"/>
    <w:rsid w:val="00815FE5"/>
    <w:rsid w:val="00820C0E"/>
    <w:rsid w:val="008213E6"/>
    <w:rsid w:val="008233E5"/>
    <w:rsid w:val="00826A64"/>
    <w:rsid w:val="00833DE8"/>
    <w:rsid w:val="00833F47"/>
    <w:rsid w:val="008348C3"/>
    <w:rsid w:val="008365C5"/>
    <w:rsid w:val="008373B4"/>
    <w:rsid w:val="00837623"/>
    <w:rsid w:val="008413D4"/>
    <w:rsid w:val="00845270"/>
    <w:rsid w:val="00846935"/>
    <w:rsid w:val="00847D37"/>
    <w:rsid w:val="00854BA4"/>
    <w:rsid w:val="00864CDD"/>
    <w:rsid w:val="00866EA3"/>
    <w:rsid w:val="0087190C"/>
    <w:rsid w:val="00871A41"/>
    <w:rsid w:val="00876529"/>
    <w:rsid w:val="00877B61"/>
    <w:rsid w:val="00886D76"/>
    <w:rsid w:val="008971BC"/>
    <w:rsid w:val="008A4A26"/>
    <w:rsid w:val="008B0A07"/>
    <w:rsid w:val="008B5B86"/>
    <w:rsid w:val="008C0A74"/>
    <w:rsid w:val="008C0D3E"/>
    <w:rsid w:val="008C1495"/>
    <w:rsid w:val="008C5E2A"/>
    <w:rsid w:val="008D46C4"/>
    <w:rsid w:val="008D69C5"/>
    <w:rsid w:val="008D7404"/>
    <w:rsid w:val="008E0BD3"/>
    <w:rsid w:val="008E41CE"/>
    <w:rsid w:val="008F41C6"/>
    <w:rsid w:val="008F4A87"/>
    <w:rsid w:val="008F70AD"/>
    <w:rsid w:val="009022BF"/>
    <w:rsid w:val="009035A0"/>
    <w:rsid w:val="00906944"/>
    <w:rsid w:val="00910E45"/>
    <w:rsid w:val="00911CD9"/>
    <w:rsid w:val="00912B71"/>
    <w:rsid w:val="009143BC"/>
    <w:rsid w:val="00917693"/>
    <w:rsid w:val="00931632"/>
    <w:rsid w:val="00932620"/>
    <w:rsid w:val="00932C92"/>
    <w:rsid w:val="009349F5"/>
    <w:rsid w:val="009360C7"/>
    <w:rsid w:val="009368E6"/>
    <w:rsid w:val="00937465"/>
    <w:rsid w:val="009376A6"/>
    <w:rsid w:val="00940D14"/>
    <w:rsid w:val="00945053"/>
    <w:rsid w:val="009454E4"/>
    <w:rsid w:val="009549BF"/>
    <w:rsid w:val="00954BFB"/>
    <w:rsid w:val="009572BE"/>
    <w:rsid w:val="00957B40"/>
    <w:rsid w:val="0096683A"/>
    <w:rsid w:val="00982113"/>
    <w:rsid w:val="00984240"/>
    <w:rsid w:val="00984EDE"/>
    <w:rsid w:val="00985FAF"/>
    <w:rsid w:val="0098742E"/>
    <w:rsid w:val="00995B07"/>
    <w:rsid w:val="00997897"/>
    <w:rsid w:val="009A2619"/>
    <w:rsid w:val="009A2763"/>
    <w:rsid w:val="009A49EF"/>
    <w:rsid w:val="009A7C04"/>
    <w:rsid w:val="009B10D6"/>
    <w:rsid w:val="009B44A3"/>
    <w:rsid w:val="009B62F9"/>
    <w:rsid w:val="009C25A9"/>
    <w:rsid w:val="009C65DA"/>
    <w:rsid w:val="009D5A45"/>
    <w:rsid w:val="009D65D0"/>
    <w:rsid w:val="009D7E91"/>
    <w:rsid w:val="009E54F4"/>
    <w:rsid w:val="009F0015"/>
    <w:rsid w:val="009F2BFA"/>
    <w:rsid w:val="009F4D0A"/>
    <w:rsid w:val="00A01F34"/>
    <w:rsid w:val="00A021CD"/>
    <w:rsid w:val="00A03A3D"/>
    <w:rsid w:val="00A0507C"/>
    <w:rsid w:val="00A0528B"/>
    <w:rsid w:val="00A11D32"/>
    <w:rsid w:val="00A1375E"/>
    <w:rsid w:val="00A13AC3"/>
    <w:rsid w:val="00A235BB"/>
    <w:rsid w:val="00A254F8"/>
    <w:rsid w:val="00A4525B"/>
    <w:rsid w:val="00A46B48"/>
    <w:rsid w:val="00A50EAF"/>
    <w:rsid w:val="00A541F8"/>
    <w:rsid w:val="00A56165"/>
    <w:rsid w:val="00A57F77"/>
    <w:rsid w:val="00A602F9"/>
    <w:rsid w:val="00A61270"/>
    <w:rsid w:val="00A650EE"/>
    <w:rsid w:val="00A65A95"/>
    <w:rsid w:val="00A662C8"/>
    <w:rsid w:val="00A67B39"/>
    <w:rsid w:val="00A71157"/>
    <w:rsid w:val="00A71C4F"/>
    <w:rsid w:val="00A71DDB"/>
    <w:rsid w:val="00A73C5A"/>
    <w:rsid w:val="00A7748B"/>
    <w:rsid w:val="00A804AD"/>
    <w:rsid w:val="00A849D4"/>
    <w:rsid w:val="00A867C2"/>
    <w:rsid w:val="00A966E6"/>
    <w:rsid w:val="00AB13E7"/>
    <w:rsid w:val="00AB2464"/>
    <w:rsid w:val="00AB2BE3"/>
    <w:rsid w:val="00AB504A"/>
    <w:rsid w:val="00AB61C0"/>
    <w:rsid w:val="00AB7834"/>
    <w:rsid w:val="00AC0494"/>
    <w:rsid w:val="00AC2150"/>
    <w:rsid w:val="00AC3F2B"/>
    <w:rsid w:val="00AC4D5F"/>
    <w:rsid w:val="00AD5E9A"/>
    <w:rsid w:val="00AE040E"/>
    <w:rsid w:val="00AE08DB"/>
    <w:rsid w:val="00AE2729"/>
    <w:rsid w:val="00AE5AE2"/>
    <w:rsid w:val="00AE5DBA"/>
    <w:rsid w:val="00AE7343"/>
    <w:rsid w:val="00AF5C67"/>
    <w:rsid w:val="00AF5C79"/>
    <w:rsid w:val="00B00774"/>
    <w:rsid w:val="00B05B40"/>
    <w:rsid w:val="00B1458E"/>
    <w:rsid w:val="00B14C51"/>
    <w:rsid w:val="00B24742"/>
    <w:rsid w:val="00B370CE"/>
    <w:rsid w:val="00B44892"/>
    <w:rsid w:val="00B44F11"/>
    <w:rsid w:val="00B51883"/>
    <w:rsid w:val="00B52496"/>
    <w:rsid w:val="00B62979"/>
    <w:rsid w:val="00B65159"/>
    <w:rsid w:val="00B6753D"/>
    <w:rsid w:val="00B70056"/>
    <w:rsid w:val="00B822DF"/>
    <w:rsid w:val="00B823A7"/>
    <w:rsid w:val="00B87D11"/>
    <w:rsid w:val="00B90FA5"/>
    <w:rsid w:val="00B919F1"/>
    <w:rsid w:val="00B94F95"/>
    <w:rsid w:val="00BA0ADA"/>
    <w:rsid w:val="00BA1764"/>
    <w:rsid w:val="00BA26F4"/>
    <w:rsid w:val="00BA48A6"/>
    <w:rsid w:val="00BA54F0"/>
    <w:rsid w:val="00BB3651"/>
    <w:rsid w:val="00BB468D"/>
    <w:rsid w:val="00BC0D48"/>
    <w:rsid w:val="00BC0E8D"/>
    <w:rsid w:val="00BC4C3A"/>
    <w:rsid w:val="00BC511F"/>
    <w:rsid w:val="00BC7163"/>
    <w:rsid w:val="00BD255A"/>
    <w:rsid w:val="00BE5F49"/>
    <w:rsid w:val="00BE6551"/>
    <w:rsid w:val="00BF093B"/>
    <w:rsid w:val="00BF5381"/>
    <w:rsid w:val="00C049F0"/>
    <w:rsid w:val="00C0531E"/>
    <w:rsid w:val="00C06B2A"/>
    <w:rsid w:val="00C130B4"/>
    <w:rsid w:val="00C21123"/>
    <w:rsid w:val="00C211BE"/>
    <w:rsid w:val="00C21514"/>
    <w:rsid w:val="00C21895"/>
    <w:rsid w:val="00C25D05"/>
    <w:rsid w:val="00C26849"/>
    <w:rsid w:val="00C26A5E"/>
    <w:rsid w:val="00C4244F"/>
    <w:rsid w:val="00C4260F"/>
    <w:rsid w:val="00C45104"/>
    <w:rsid w:val="00C56D5E"/>
    <w:rsid w:val="00C573E8"/>
    <w:rsid w:val="00C632ED"/>
    <w:rsid w:val="00C66150"/>
    <w:rsid w:val="00C6674E"/>
    <w:rsid w:val="00C66850"/>
    <w:rsid w:val="00C70EF5"/>
    <w:rsid w:val="00C756C5"/>
    <w:rsid w:val="00C8161B"/>
    <w:rsid w:val="00C82CAE"/>
    <w:rsid w:val="00C87D50"/>
    <w:rsid w:val="00C91D8D"/>
    <w:rsid w:val="00C930A8"/>
    <w:rsid w:val="00CA3B74"/>
    <w:rsid w:val="00CA4B17"/>
    <w:rsid w:val="00CA5A08"/>
    <w:rsid w:val="00CA6CB8"/>
    <w:rsid w:val="00CA6CDB"/>
    <w:rsid w:val="00CB0CCD"/>
    <w:rsid w:val="00CB5743"/>
    <w:rsid w:val="00CB6C73"/>
    <w:rsid w:val="00CC3524"/>
    <w:rsid w:val="00CC4849"/>
    <w:rsid w:val="00CC7608"/>
    <w:rsid w:val="00CD040E"/>
    <w:rsid w:val="00CD1D64"/>
    <w:rsid w:val="00CD27BE"/>
    <w:rsid w:val="00CD37A5"/>
    <w:rsid w:val="00CD40AC"/>
    <w:rsid w:val="00CD6F0F"/>
    <w:rsid w:val="00CE0762"/>
    <w:rsid w:val="00CE0BB7"/>
    <w:rsid w:val="00CE3B00"/>
    <w:rsid w:val="00CE3E9A"/>
    <w:rsid w:val="00CE40C5"/>
    <w:rsid w:val="00CE5187"/>
    <w:rsid w:val="00CF00B0"/>
    <w:rsid w:val="00CF6E39"/>
    <w:rsid w:val="00CF72DA"/>
    <w:rsid w:val="00D159B2"/>
    <w:rsid w:val="00D15B4E"/>
    <w:rsid w:val="00D17378"/>
    <w:rsid w:val="00D177E7"/>
    <w:rsid w:val="00D20727"/>
    <w:rsid w:val="00D2079F"/>
    <w:rsid w:val="00D20F0B"/>
    <w:rsid w:val="00D25073"/>
    <w:rsid w:val="00D25BCD"/>
    <w:rsid w:val="00D30D57"/>
    <w:rsid w:val="00D41FF3"/>
    <w:rsid w:val="00D425A9"/>
    <w:rsid w:val="00D42667"/>
    <w:rsid w:val="00D43A46"/>
    <w:rsid w:val="00D447EF"/>
    <w:rsid w:val="00D505E2"/>
    <w:rsid w:val="00D536DD"/>
    <w:rsid w:val="00D54A6C"/>
    <w:rsid w:val="00D557D2"/>
    <w:rsid w:val="00D62CCB"/>
    <w:rsid w:val="00D660BD"/>
    <w:rsid w:val="00D7302C"/>
    <w:rsid w:val="00D7463D"/>
    <w:rsid w:val="00D804E0"/>
    <w:rsid w:val="00D80F5A"/>
    <w:rsid w:val="00D84E4A"/>
    <w:rsid w:val="00DA4540"/>
    <w:rsid w:val="00DA5252"/>
    <w:rsid w:val="00DA587E"/>
    <w:rsid w:val="00DA7267"/>
    <w:rsid w:val="00DB3052"/>
    <w:rsid w:val="00DC07E7"/>
    <w:rsid w:val="00DC1ADF"/>
    <w:rsid w:val="00DC2D17"/>
    <w:rsid w:val="00DC5989"/>
    <w:rsid w:val="00DD442E"/>
    <w:rsid w:val="00DE23BF"/>
    <w:rsid w:val="00DE28F3"/>
    <w:rsid w:val="00DE3981"/>
    <w:rsid w:val="00DE40DD"/>
    <w:rsid w:val="00DE7755"/>
    <w:rsid w:val="00DF0058"/>
    <w:rsid w:val="00DF059A"/>
    <w:rsid w:val="00DF060A"/>
    <w:rsid w:val="00DF6B61"/>
    <w:rsid w:val="00DF6D19"/>
    <w:rsid w:val="00DF70F5"/>
    <w:rsid w:val="00E0011F"/>
    <w:rsid w:val="00E10EB6"/>
    <w:rsid w:val="00E12996"/>
    <w:rsid w:val="00E2252C"/>
    <w:rsid w:val="00E270C0"/>
    <w:rsid w:val="00E27CD4"/>
    <w:rsid w:val="00E325E7"/>
    <w:rsid w:val="00E36D82"/>
    <w:rsid w:val="00E36EE8"/>
    <w:rsid w:val="00E460B9"/>
    <w:rsid w:val="00E476A7"/>
    <w:rsid w:val="00E50DDF"/>
    <w:rsid w:val="00E55836"/>
    <w:rsid w:val="00E55E9E"/>
    <w:rsid w:val="00E6185C"/>
    <w:rsid w:val="00E61CC1"/>
    <w:rsid w:val="00E625D2"/>
    <w:rsid w:val="00E66C63"/>
    <w:rsid w:val="00E67121"/>
    <w:rsid w:val="00E704F2"/>
    <w:rsid w:val="00E7198D"/>
    <w:rsid w:val="00E72BA2"/>
    <w:rsid w:val="00E735AF"/>
    <w:rsid w:val="00E74CA6"/>
    <w:rsid w:val="00E75E3D"/>
    <w:rsid w:val="00E8087E"/>
    <w:rsid w:val="00E8307A"/>
    <w:rsid w:val="00E86A3F"/>
    <w:rsid w:val="00E90325"/>
    <w:rsid w:val="00E969B0"/>
    <w:rsid w:val="00E9731C"/>
    <w:rsid w:val="00EA1C8B"/>
    <w:rsid w:val="00EA4E4C"/>
    <w:rsid w:val="00EA4F92"/>
    <w:rsid w:val="00EA5DA5"/>
    <w:rsid w:val="00EB341A"/>
    <w:rsid w:val="00EB6C80"/>
    <w:rsid w:val="00EC0184"/>
    <w:rsid w:val="00EC16CD"/>
    <w:rsid w:val="00EC5071"/>
    <w:rsid w:val="00EC725A"/>
    <w:rsid w:val="00EE29D1"/>
    <w:rsid w:val="00EE3274"/>
    <w:rsid w:val="00EE7E3E"/>
    <w:rsid w:val="00EF63AB"/>
    <w:rsid w:val="00F017AF"/>
    <w:rsid w:val="00F041C4"/>
    <w:rsid w:val="00F1598C"/>
    <w:rsid w:val="00F173B4"/>
    <w:rsid w:val="00F20BC6"/>
    <w:rsid w:val="00F21E5A"/>
    <w:rsid w:val="00F255FC"/>
    <w:rsid w:val="00F259B0"/>
    <w:rsid w:val="00F26A20"/>
    <w:rsid w:val="00F276C9"/>
    <w:rsid w:val="00F31592"/>
    <w:rsid w:val="00F36C43"/>
    <w:rsid w:val="00F40690"/>
    <w:rsid w:val="00F43B8F"/>
    <w:rsid w:val="00F51785"/>
    <w:rsid w:val="00F530D7"/>
    <w:rsid w:val="00F541E6"/>
    <w:rsid w:val="00F55C33"/>
    <w:rsid w:val="00F56D1E"/>
    <w:rsid w:val="00F640BF"/>
    <w:rsid w:val="00F64778"/>
    <w:rsid w:val="00F67F20"/>
    <w:rsid w:val="00F70754"/>
    <w:rsid w:val="00F85DEE"/>
    <w:rsid w:val="00F879A1"/>
    <w:rsid w:val="00F92FC4"/>
    <w:rsid w:val="00F94778"/>
    <w:rsid w:val="00F96EE3"/>
    <w:rsid w:val="00F9793C"/>
    <w:rsid w:val="00F97E10"/>
    <w:rsid w:val="00FA0C14"/>
    <w:rsid w:val="00FA17E1"/>
    <w:rsid w:val="00FA2F07"/>
    <w:rsid w:val="00FB3BA6"/>
    <w:rsid w:val="00FB4715"/>
    <w:rsid w:val="00FB4B02"/>
    <w:rsid w:val="00FB619E"/>
    <w:rsid w:val="00FC0322"/>
    <w:rsid w:val="00FC2D40"/>
    <w:rsid w:val="00FC3600"/>
    <w:rsid w:val="00FC565B"/>
    <w:rsid w:val="00FC7AC7"/>
    <w:rsid w:val="00FD3DFC"/>
    <w:rsid w:val="00FD6712"/>
    <w:rsid w:val="00FD6E73"/>
    <w:rsid w:val="00FD71DC"/>
    <w:rsid w:val="00FE006E"/>
    <w:rsid w:val="00FE0CFD"/>
    <w:rsid w:val="00FE129B"/>
    <w:rsid w:val="00FE54D4"/>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8161B"/>
    <w:pPr>
      <w:keepNext/>
      <w:keepLines/>
    </w:pPr>
    <w:rPr>
      <w:sz w:val="24"/>
      <w:szCs w:val="24"/>
    </w:rPr>
  </w:style>
  <w:style w:type="paragraph" w:styleId="Ttulo1">
    <w:name w:val="heading 1"/>
    <w:aliases w:val="TF-TÍTULO 1"/>
    <w:basedOn w:val="Normal"/>
    <w:next w:val="TF-TEXTO"/>
    <w:link w:val="Ttulo1Char"/>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EA4F92"/>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E8307A"/>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styleId="Textodecomentrio">
    <w:name w:val="annotation text"/>
    <w:basedOn w:val="Normal"/>
    <w:link w:val="TextodecomentrioChar"/>
    <w:uiPriority w:val="99"/>
    <w:unhideWhenUsed/>
    <w:rsid w:val="00503823"/>
    <w:rPr>
      <w:sz w:val="20"/>
      <w:szCs w:val="20"/>
    </w:rPr>
  </w:style>
  <w:style w:type="character" w:customStyle="1" w:styleId="TextodecomentrioChar">
    <w:name w:val="Texto de comentário Char"/>
    <w:basedOn w:val="Fontepargpadro"/>
    <w:link w:val="Textodecomentrio"/>
    <w:uiPriority w:val="99"/>
    <w:rsid w:val="00503823"/>
  </w:style>
  <w:style w:type="character" w:styleId="Refdecomentrio">
    <w:name w:val="annotation reference"/>
    <w:uiPriority w:val="99"/>
    <w:semiHidden/>
    <w:unhideWhenUsed/>
    <w:rsid w:val="00503823"/>
    <w:rPr>
      <w:sz w:val="16"/>
      <w:szCs w:val="16"/>
    </w:rPr>
  </w:style>
  <w:style w:type="character" w:customStyle="1" w:styleId="Ttulo1Char">
    <w:name w:val="Título 1 Char"/>
    <w:aliases w:val="TF-TÍTULO 1 Char"/>
    <w:basedOn w:val="Fontepargpadro"/>
    <w:link w:val="Ttulo1"/>
    <w:rsid w:val="008046E9"/>
    <w:rPr>
      <w:b/>
      <w:caps/>
      <w:kern w:val="28"/>
    </w:rPr>
  </w:style>
  <w:style w:type="paragraph" w:styleId="Assuntodocomentrio">
    <w:name w:val="annotation subject"/>
    <w:basedOn w:val="Textodecomentrio"/>
    <w:next w:val="Textodecomentrio"/>
    <w:link w:val="AssuntodocomentrioChar"/>
    <w:uiPriority w:val="99"/>
    <w:semiHidden/>
    <w:unhideWhenUsed/>
    <w:rsid w:val="00750148"/>
    <w:rPr>
      <w:b/>
      <w:bCs/>
    </w:rPr>
  </w:style>
  <w:style w:type="character" w:customStyle="1" w:styleId="AssuntodocomentrioChar">
    <w:name w:val="Assunto do comentário Char"/>
    <w:basedOn w:val="TextodecomentrioChar"/>
    <w:link w:val="Assuntodocomentrio"/>
    <w:uiPriority w:val="99"/>
    <w:semiHidden/>
    <w:rsid w:val="00750148"/>
    <w:rPr>
      <w:b/>
      <w:bCs/>
    </w:rPr>
  </w:style>
  <w:style w:type="paragraph" w:styleId="Reviso">
    <w:name w:val="Revision"/>
    <w:hidden/>
    <w:uiPriority w:val="99"/>
    <w:semiHidden/>
    <w:rsid w:val="00781F2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573644">
      <w:bodyDiv w:val="1"/>
      <w:marLeft w:val="0"/>
      <w:marRight w:val="0"/>
      <w:marTop w:val="0"/>
      <w:marBottom w:val="0"/>
      <w:divBdr>
        <w:top w:val="none" w:sz="0" w:space="0" w:color="auto"/>
        <w:left w:val="none" w:sz="0" w:space="0" w:color="auto"/>
        <w:bottom w:val="none" w:sz="0" w:space="0" w:color="auto"/>
        <w:right w:val="none" w:sz="0" w:space="0" w:color="auto"/>
      </w:divBdr>
    </w:div>
    <w:div w:id="458575655">
      <w:bodyDiv w:val="1"/>
      <w:marLeft w:val="0"/>
      <w:marRight w:val="0"/>
      <w:marTop w:val="0"/>
      <w:marBottom w:val="0"/>
      <w:divBdr>
        <w:top w:val="none" w:sz="0" w:space="0" w:color="auto"/>
        <w:left w:val="none" w:sz="0" w:space="0" w:color="auto"/>
        <w:bottom w:val="none" w:sz="0" w:space="0" w:color="auto"/>
        <w:right w:val="none" w:sz="0" w:space="0" w:color="auto"/>
      </w:divBdr>
    </w:div>
    <w:div w:id="1051811753">
      <w:bodyDiv w:val="1"/>
      <w:marLeft w:val="0"/>
      <w:marRight w:val="0"/>
      <w:marTop w:val="0"/>
      <w:marBottom w:val="0"/>
      <w:divBdr>
        <w:top w:val="none" w:sz="0" w:space="0" w:color="auto"/>
        <w:left w:val="none" w:sz="0" w:space="0" w:color="auto"/>
        <w:bottom w:val="none" w:sz="0" w:space="0" w:color="auto"/>
        <w:right w:val="none" w:sz="0" w:space="0" w:color="auto"/>
      </w:divBdr>
    </w:div>
    <w:div w:id="1055809496">
      <w:bodyDiv w:val="1"/>
      <w:marLeft w:val="0"/>
      <w:marRight w:val="0"/>
      <w:marTop w:val="0"/>
      <w:marBottom w:val="0"/>
      <w:divBdr>
        <w:top w:val="none" w:sz="0" w:space="0" w:color="auto"/>
        <w:left w:val="none" w:sz="0" w:space="0" w:color="auto"/>
        <w:bottom w:val="none" w:sz="0" w:space="0" w:color="auto"/>
        <w:right w:val="none" w:sz="0" w:space="0" w:color="auto"/>
      </w:divBdr>
    </w:div>
    <w:div w:id="1222715112">
      <w:bodyDiv w:val="1"/>
      <w:marLeft w:val="0"/>
      <w:marRight w:val="0"/>
      <w:marTop w:val="0"/>
      <w:marBottom w:val="0"/>
      <w:divBdr>
        <w:top w:val="none" w:sz="0" w:space="0" w:color="auto"/>
        <w:left w:val="none" w:sz="0" w:space="0" w:color="auto"/>
        <w:bottom w:val="none" w:sz="0" w:space="0" w:color="auto"/>
        <w:right w:val="none" w:sz="0" w:space="0" w:color="auto"/>
      </w:divBdr>
    </w:div>
    <w:div w:id="1958488547">
      <w:bodyDiv w:val="1"/>
      <w:marLeft w:val="0"/>
      <w:marRight w:val="0"/>
      <w:marTop w:val="0"/>
      <w:marBottom w:val="0"/>
      <w:divBdr>
        <w:top w:val="none" w:sz="0" w:space="0" w:color="auto"/>
        <w:left w:val="none" w:sz="0" w:space="0" w:color="auto"/>
        <w:bottom w:val="none" w:sz="0" w:space="0" w:color="auto"/>
        <w:right w:val="none" w:sz="0" w:space="0" w:color="auto"/>
      </w:divBdr>
    </w:div>
    <w:div w:id="196156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2.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827772-E1CC-4349-9FCB-FE8674A2EA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3579</TotalTime>
  <Pages>17</Pages>
  <Words>8177</Words>
  <Characters>44160</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15</cp:revision>
  <cp:lastPrinted>2013-08-27T11:47:00Z</cp:lastPrinted>
  <dcterms:created xsi:type="dcterms:W3CDTF">2025-06-15T14:43:00Z</dcterms:created>
  <dcterms:modified xsi:type="dcterms:W3CDTF">2025-06-29T00:17:00Z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
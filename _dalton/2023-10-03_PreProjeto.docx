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1" w:name="_Toc420723208"/>
            <w:bookmarkStart w:id="2" w:name="_Toc482682369"/>
            <w:bookmarkStart w:id="3" w:name="_Toc54164903"/>
            <w:bookmarkStart w:id="4" w:name="_Toc54165663"/>
            <w:bookmarkStart w:id="5" w:name="_Toc54169315"/>
            <w:bookmarkStart w:id="6" w:name="_Toc96347419"/>
            <w:bookmarkStart w:id="7" w:name="_Toc96357709"/>
            <w:bookmarkStart w:id="8" w:name="_Toc96491849"/>
            <w:bookmarkStart w:id="9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E25933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73605C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4E5BABE" w:rsidR="002B0EDC" w:rsidRPr="00B00E04" w:rsidRDefault="002B0EDC" w:rsidP="00AF73D0">
      <w:pPr>
        <w:pStyle w:val="TF-TTULO"/>
      </w:pPr>
      <w:commentRangeStart w:id="10"/>
      <w:r>
        <w:t xml:space="preserve">TÍTULO </w:t>
      </w:r>
      <w:commentRangeEnd w:id="10"/>
      <w:r w:rsidR="00B324D1">
        <w:rPr>
          <w:rStyle w:val="Refdecomentrio"/>
          <w:b w:val="0"/>
          <w:caps w:val="0"/>
        </w:rPr>
        <w:commentReference w:id="10"/>
      </w:r>
      <w:r>
        <w:t>DO TRABALHO DE CONCLUSÃO DE CURSO</w:t>
      </w:r>
    </w:p>
    <w:p w14:paraId="0AA923EA" w14:textId="0E3D68AF" w:rsidR="001E682E" w:rsidRDefault="00DB61BE" w:rsidP="00752038">
      <w:pPr>
        <w:pStyle w:val="TF-AUTOR0"/>
      </w:pPr>
      <w:r>
        <w:t>Vítor Gabriel Eduardo</w:t>
      </w:r>
    </w:p>
    <w:p w14:paraId="15D37EA2" w14:textId="5C29A3CB" w:rsidR="001E682E" w:rsidRDefault="001E682E" w:rsidP="001E682E">
      <w:pPr>
        <w:pStyle w:val="TF-AUTOR0"/>
      </w:pPr>
      <w:r>
        <w:t xml:space="preserve">Prof. </w:t>
      </w:r>
      <w:r w:rsidR="00DB61BE">
        <w:t>Dalton</w:t>
      </w:r>
      <w:r>
        <w:t xml:space="preserve"> </w:t>
      </w:r>
      <w:r w:rsidR="00DB61BE">
        <w:t>Solano dos Reis</w:t>
      </w:r>
      <w:ins w:id="11" w:author="Dalton Solano dos Reis" w:date="2023-10-13T18:35:00Z">
        <w:r w:rsidR="00B324D1">
          <w:t xml:space="preserve"> </w:t>
        </w:r>
      </w:ins>
      <w:r>
        <w:t>– Orientador</w:t>
      </w:r>
    </w:p>
    <w:p w14:paraId="401C6CA4" w14:textId="4782B46A" w:rsidR="00F255FC" w:rsidRPr="007D10F2" w:rsidRDefault="00F255FC" w:rsidP="00957D6B">
      <w:pPr>
        <w:pStyle w:val="Ttulo1"/>
      </w:pPr>
      <w:commentRangeStart w:id="12"/>
      <w:commentRangeStart w:id="13"/>
      <w:r w:rsidRPr="007D10F2">
        <w:t xml:space="preserve">Introdução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commentRangeEnd w:id="12"/>
      <w:r w:rsidR="00B324D1">
        <w:rPr>
          <w:rStyle w:val="Refdecomentrio"/>
          <w:b w:val="0"/>
          <w:caps w:val="0"/>
        </w:rPr>
        <w:commentReference w:id="12"/>
      </w:r>
      <w:commentRangeEnd w:id="13"/>
      <w:r w:rsidR="00B324D1">
        <w:rPr>
          <w:rStyle w:val="Refdecomentrio"/>
          <w:b w:val="0"/>
          <w:caps w:val="0"/>
        </w:rPr>
        <w:commentReference w:id="13"/>
      </w:r>
    </w:p>
    <w:p w14:paraId="71F4C38E" w14:textId="00E01687" w:rsidR="00540E28" w:rsidRDefault="006102F0" w:rsidP="003D398C">
      <w:pPr>
        <w:pStyle w:val="TF-TEXTO"/>
      </w:pPr>
      <w:r>
        <w:t>O trânsito é</w:t>
      </w:r>
      <w:r w:rsidR="00540E28">
        <w:t xml:space="preserve"> um elemento presente direta ou indiretamente na vida de todo mundo. Com o surgimento de novos meios de locomoção motorizados e não motorizados foram sendo criadas cada vez mais leis para regularem a maneira como a condução deles devem ser exercidas com o objetivo de</w:t>
      </w:r>
      <w:r w:rsidR="009E0892">
        <w:t xml:space="preserve"> criar um ambiente com segurança para todos os envolvidos nele</w:t>
      </w:r>
      <w:r w:rsidR="00540E28">
        <w:t>.</w:t>
      </w:r>
    </w:p>
    <w:p w14:paraId="21AC0207" w14:textId="46D38285" w:rsidR="006102F0" w:rsidRDefault="00540E28" w:rsidP="003D398C">
      <w:pPr>
        <w:pStyle w:val="TF-TEXTO"/>
      </w:pPr>
      <w:r>
        <w:t xml:space="preserve"> </w:t>
      </w:r>
      <w:commentRangeStart w:id="14"/>
      <w:r w:rsidR="00762608">
        <w:t>C</w:t>
      </w:r>
      <w:r w:rsidR="009E0892">
        <w:t xml:space="preserve">omo </w:t>
      </w:r>
      <w:commentRangeEnd w:id="14"/>
      <w:r w:rsidR="00B324D1">
        <w:rPr>
          <w:rStyle w:val="Refdecomentrio"/>
        </w:rPr>
        <w:commentReference w:id="14"/>
      </w:r>
      <w:r w:rsidR="009E0892">
        <w:t>aponta a Organização Mundial da Saúde (OMS), “</w:t>
      </w:r>
      <w:commentRangeStart w:id="15"/>
      <w:r w:rsidR="009E0892">
        <w:t>mais de 90% das mortes no trânsito ocorrem em países de baixa e média renda</w:t>
      </w:r>
      <w:commentRangeEnd w:id="15"/>
      <w:r w:rsidR="009E0892">
        <w:rPr>
          <w:rStyle w:val="Refdecomentrio"/>
        </w:rPr>
        <w:commentReference w:id="15"/>
      </w:r>
      <w:r w:rsidR="009E0892">
        <w:t>”</w:t>
      </w:r>
      <w:del w:id="16" w:author="Dalton Solano dos Reis" w:date="2023-10-13T18:42:00Z">
        <w:r w:rsidR="009E0892" w:rsidDel="00B324D1">
          <w:delText>, p</w:delText>
        </w:r>
      </w:del>
      <w:ins w:id="17" w:author="Dalton Solano dos Reis" w:date="2023-10-13T18:42:00Z">
        <w:r w:rsidR="00B324D1">
          <w:t>. P</w:t>
        </w:r>
      </w:ins>
      <w:r w:rsidR="009E0892">
        <w:t xml:space="preserve">aíses onde a educação sobre o trânsito e a sinalização são deficitárias, sendo as principais causas de acidentes a velocidade excessiva em vias, uso de álcool e distração na direção, além de que </w:t>
      </w:r>
      <w:r w:rsidR="00762608">
        <w:t>a falta de uso de Equipamentos de Proteção Individuais</w:t>
      </w:r>
      <w:ins w:id="18" w:author="Dalton Solano dos Reis" w:date="2023-10-13T18:39:00Z">
        <w:r w:rsidR="00B324D1">
          <w:t xml:space="preserve"> </w:t>
        </w:r>
      </w:ins>
      <w:r w:rsidR="00762608">
        <w:t>(EPIs) está</w:t>
      </w:r>
      <w:r w:rsidR="009E0892">
        <w:t xml:space="preserve"> relacionad</w:t>
      </w:r>
      <w:r w:rsidR="00762608">
        <w:t>a</w:t>
      </w:r>
      <w:r w:rsidR="009E0892">
        <w:t xml:space="preserve"> com o aumento do risco de lesões graves e risco de morte.</w:t>
      </w:r>
    </w:p>
    <w:p w14:paraId="7A7A7C32" w14:textId="177CF54A" w:rsidR="00762608" w:rsidRDefault="00762608" w:rsidP="003D398C">
      <w:pPr>
        <w:pStyle w:val="TF-TEXTO"/>
      </w:pPr>
      <w:commentRangeStart w:id="19"/>
      <w:r>
        <w:t xml:space="preserve">A Organização </w:t>
      </w:r>
      <w:commentRangeEnd w:id="19"/>
      <w:r w:rsidR="00B324D1">
        <w:rPr>
          <w:rStyle w:val="Refdecomentrio"/>
        </w:rPr>
        <w:commentReference w:id="19"/>
      </w:r>
      <w:r>
        <w:t xml:space="preserve">Nacional de Segurança Viária (ONSV) mostrou em seu </w:t>
      </w:r>
      <w:commentRangeStart w:id="20"/>
      <w:commentRangeStart w:id="21"/>
      <w:r>
        <w:t xml:space="preserve">relatório </w:t>
      </w:r>
      <w:commentRangeEnd w:id="20"/>
      <w:r>
        <w:rPr>
          <w:rStyle w:val="Refdecomentrio"/>
        </w:rPr>
        <w:commentReference w:id="20"/>
      </w:r>
      <w:commentRangeEnd w:id="21"/>
      <w:r w:rsidR="00B324D1">
        <w:rPr>
          <w:rStyle w:val="Refdecomentrio"/>
        </w:rPr>
        <w:commentReference w:id="21"/>
      </w:r>
      <w:r>
        <w:t xml:space="preserve">que pretende diminuir até 2030, cinquenta porcento (50%) a proporção de veículos trafegando acima do limite de velocidade e acidentes relacionadas ao álcool e substâncias psicoativas, assim reduzindo o risco de </w:t>
      </w:r>
      <w:r w:rsidR="005A3FC6">
        <w:t>lesões e mortes. Já que segundo os dados publicados pelo DataSUS, e</w:t>
      </w:r>
      <w:r w:rsidR="005A3FC6" w:rsidRPr="005A3FC6">
        <w:t>m 2019, o país chegou a acumular mais de 138 mil penalidades</w:t>
      </w:r>
      <w:r w:rsidR="005A3FC6">
        <w:t xml:space="preserve"> por embriaguez e o número de mortes no </w:t>
      </w:r>
      <w:del w:id="22" w:author="Dalton Solano dos Reis" w:date="2023-10-13T18:39:00Z">
        <w:r w:rsidR="005A3FC6" w:rsidDel="00B324D1">
          <w:delText>transito</w:delText>
        </w:r>
      </w:del>
      <w:ins w:id="23" w:author="Dalton Solano dos Reis" w:date="2023-10-13T18:39:00Z">
        <w:r w:rsidR="00B324D1">
          <w:t>trânsito</w:t>
        </w:r>
      </w:ins>
      <w:r w:rsidR="005A3FC6">
        <w:t xml:space="preserve"> aumentou de 31.945 para 32.716 de 2019 para 2020, o que indica um crescimento e urgência em tratar essas problemáticas.</w:t>
      </w:r>
    </w:p>
    <w:p w14:paraId="7C7BC4A1" w14:textId="3B5437F2" w:rsidR="0039297D" w:rsidRDefault="00597274" w:rsidP="003D398C">
      <w:pPr>
        <w:pStyle w:val="TF-TEXTO"/>
      </w:pPr>
      <w:r>
        <w:t>Com o objetivo de solucionar os problemas apresentados e concretizar a meta de redução de acidentes proposta pela ONSV, uma estratégia que está sendo seguida é a conscientização do trânsito através da educação com o projeto Observatório Educa</w:t>
      </w:r>
      <w:r w:rsidR="0039297D">
        <w:t xml:space="preserve"> (Educação para mobilidade consciente)</w:t>
      </w:r>
      <w:r>
        <w:t xml:space="preserve"> </w:t>
      </w:r>
      <w:r w:rsidR="0039297D">
        <w:t>que já está em andamento. O objetivo do meu projeto é criar um ambiente virtual em realidade virtual imersiva, que contemple a execução de leis de trânsito enquanto o usuário dirige um veículo em um cidade fictícia como cenário e lida com parâmetros presente do mundo real como gasolina e condição do veículo, condição física do condutor, visibilidade da pista, entre outros, para que ele possa ser utilizado para ensinar crianças e adolescentes de uma forma lúdica leis de trânsito aplicadas a situações do dia a dia em um ambiente imersivo.</w:t>
      </w:r>
    </w:p>
    <w:p w14:paraId="7A4B5701" w14:textId="4DB6E4FE" w:rsidR="00597274" w:rsidRDefault="00597274" w:rsidP="003D398C">
      <w:pPr>
        <w:pStyle w:val="TF-TEXTO"/>
      </w:pPr>
      <w:r>
        <w:t xml:space="preserve"> </w:t>
      </w:r>
    </w:p>
    <w:p w14:paraId="4DEEAE1F" w14:textId="5E16B1E1" w:rsidR="00F255FC" w:rsidRPr="007D10F2" w:rsidRDefault="00F255FC" w:rsidP="00E638A0">
      <w:pPr>
        <w:pStyle w:val="Ttulo2"/>
      </w:pPr>
      <w:bookmarkStart w:id="24" w:name="_Toc419598576"/>
      <w:bookmarkStart w:id="25" w:name="_Toc420721317"/>
      <w:bookmarkStart w:id="26" w:name="_Toc420721467"/>
      <w:bookmarkStart w:id="27" w:name="_Toc420721562"/>
      <w:bookmarkStart w:id="28" w:name="_Toc420721768"/>
      <w:bookmarkStart w:id="29" w:name="_Toc420723209"/>
      <w:bookmarkStart w:id="30" w:name="_Toc482682370"/>
      <w:bookmarkStart w:id="31" w:name="_Toc54164904"/>
      <w:bookmarkStart w:id="32" w:name="_Toc54165664"/>
      <w:bookmarkStart w:id="33" w:name="_Toc54169316"/>
      <w:bookmarkStart w:id="34" w:name="_Toc96347426"/>
      <w:bookmarkStart w:id="35" w:name="_Toc96357710"/>
      <w:bookmarkStart w:id="36" w:name="_Toc96491850"/>
      <w:bookmarkStart w:id="37" w:name="_Toc411603090"/>
      <w:r w:rsidRPr="007D10F2">
        <w:t>OBJETIVOS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F77DC8C" w14:textId="7B8CC2EF" w:rsidR="00C35E57" w:rsidRDefault="00C35E57" w:rsidP="00A074DB">
      <w:pPr>
        <w:pStyle w:val="TF-TEXTO"/>
      </w:pPr>
      <w:r>
        <w:t xml:space="preserve"> O objetivo </w:t>
      </w:r>
      <w:ins w:id="38" w:author="Dalton Solano dos Reis" w:date="2023-10-13T18:43:00Z">
        <w:r w:rsidR="00B324D1">
          <w:t>princip</w:t>
        </w:r>
      </w:ins>
      <w:ins w:id="39" w:author="Dalton Solano dos Reis" w:date="2023-10-13T18:44:00Z">
        <w:r w:rsidR="00B324D1">
          <w:t xml:space="preserve">al </w:t>
        </w:r>
      </w:ins>
      <w:r w:rsidR="00A074DB">
        <w:t xml:space="preserve">deste projeto é criar um jogo que </w:t>
      </w:r>
      <w:del w:id="40" w:author="Dalton Solano dos Reis" w:date="2023-10-13T18:44:00Z">
        <w:r w:rsidR="00A074DB" w:rsidDel="00B324D1">
          <w:delText xml:space="preserve">possibilite </w:delText>
        </w:r>
      </w:del>
      <w:ins w:id="41" w:author="Dalton Solano dos Reis" w:date="2023-10-13T18:44:00Z">
        <w:r w:rsidR="00B324D1">
          <w:t>auxilie</w:t>
        </w:r>
        <w:r w:rsidR="00B324D1">
          <w:t xml:space="preserve"> </w:t>
        </w:r>
      </w:ins>
      <w:r w:rsidR="00A074DB">
        <w:t>crianças e adolescentes a aprenderem de maneira lúdica sobre leis de trânsito.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60C0553E" w:rsidR="00C35E57" w:rsidRDefault="00A074DB" w:rsidP="00AF73D0">
      <w:pPr>
        <w:pStyle w:val="TF-ALNEA"/>
      </w:pPr>
      <w:r>
        <w:t xml:space="preserve">criar um cenário </w:t>
      </w:r>
      <w:r w:rsidR="00A7005E">
        <w:t xml:space="preserve">dinâmico </w:t>
      </w:r>
      <w:r>
        <w:t>que simule alguém dirigindo em um carro aplicando regras de trânsito</w:t>
      </w:r>
      <w:r w:rsidR="00C35E57">
        <w:t>;</w:t>
      </w:r>
    </w:p>
    <w:p w14:paraId="0A0C7DFF" w14:textId="1E5E5CF8" w:rsidR="00C35E57" w:rsidRDefault="00A074DB" w:rsidP="00A074DB">
      <w:pPr>
        <w:pStyle w:val="TF-ALNEA"/>
      </w:pPr>
      <w:r>
        <w:t xml:space="preserve">utilizar o </w:t>
      </w:r>
      <w:del w:id="42" w:author="Dalton Solano dos Reis" w:date="2023-10-13T18:44:00Z">
        <w:r w:rsidDel="00B324D1">
          <w:delText xml:space="preserve">óculos </w:delText>
        </w:r>
      </w:del>
      <w:ins w:id="43" w:author="Dalton Solano dos Reis" w:date="2023-10-13T18:44:00Z">
        <w:r w:rsidR="00B324D1">
          <w:t>O</w:t>
        </w:r>
        <w:r w:rsidR="00B324D1">
          <w:t xml:space="preserve">culos </w:t>
        </w:r>
      </w:ins>
      <w:del w:id="44" w:author="Dalton Solano dos Reis" w:date="2023-10-13T18:44:00Z">
        <w:r w:rsidDel="00B324D1">
          <w:delText xml:space="preserve">quest </w:delText>
        </w:r>
      </w:del>
      <w:ins w:id="45" w:author="Dalton Solano dos Reis" w:date="2023-10-13T18:44:00Z">
        <w:r w:rsidR="00B324D1">
          <w:t>Q</w:t>
        </w:r>
        <w:r w:rsidR="00B324D1">
          <w:t xml:space="preserve">uest </w:t>
        </w:r>
      </w:ins>
      <w:r>
        <w:t xml:space="preserve">2 com seus </w:t>
      </w:r>
      <w:commentRangeStart w:id="46"/>
      <w:r>
        <w:t xml:space="preserve">atualizadores </w:t>
      </w:r>
      <w:commentRangeEnd w:id="46"/>
      <w:r w:rsidR="00B324D1">
        <w:rPr>
          <w:rStyle w:val="Refdecomentrio"/>
        </w:rPr>
        <w:commentReference w:id="46"/>
      </w:r>
      <w:r>
        <w:t>com intuito de aumentar a imersão</w:t>
      </w:r>
      <w:r w:rsidR="00C35E57">
        <w:t>;</w:t>
      </w:r>
    </w:p>
    <w:p w14:paraId="1C4A5776" w14:textId="0C6C4980" w:rsidR="00C35E57" w:rsidRDefault="00A074DB" w:rsidP="00AF73D0">
      <w:pPr>
        <w:pStyle w:val="TF-ALNEA"/>
      </w:pPr>
      <w:r>
        <w:t>testar a eficácia do jogo em salas de aula</w:t>
      </w:r>
      <w:r w:rsidR="00C35E57">
        <w:t>.</w:t>
      </w:r>
    </w:p>
    <w:p w14:paraId="6B0A09B4" w14:textId="77777777" w:rsidR="00A44581" w:rsidRDefault="00A44581" w:rsidP="00957D6B">
      <w:pPr>
        <w:pStyle w:val="Ttulo1"/>
      </w:pPr>
      <w:bookmarkStart w:id="47" w:name="_Toc419598587"/>
      <w:r>
        <w:t xml:space="preserve">trabalhos </w:t>
      </w:r>
      <w:r w:rsidRPr="00FC4A9F">
        <w:t>correlatos</w:t>
      </w:r>
    </w:p>
    <w:p w14:paraId="334220AA" w14:textId="0778AEA6" w:rsidR="002F0D36" w:rsidRPr="00C36D28" w:rsidRDefault="00B667D7" w:rsidP="00A65818">
      <w:pPr>
        <w:pStyle w:val="TF-TEXTO"/>
      </w:pPr>
      <w:del w:id="48" w:author="Dalton Solano dos Reis" w:date="2023-10-13T18:44:00Z">
        <w:r w:rsidDel="00B324D1">
          <w:delText>Neste tópico</w:delText>
        </w:r>
      </w:del>
      <w:ins w:id="49" w:author="Dalton Solano dos Reis" w:date="2023-10-13T18:44:00Z">
        <w:r w:rsidR="00B324D1">
          <w:t>Nesta seção</w:t>
        </w:r>
      </w:ins>
      <w:r>
        <w:t xml:space="preserve"> será apresentado três trabalhos acadêmicos, dois deles sendo produtos voltados para ensino de crianças e adolescentes e um sendo um projeto de pesquisa sobre percepção da segurança no trânsito. O primeiro é um jogo onde o usuário controla um veículo automobilístico para ensino de condução segura, manutenção e cuidados com veículo (</w:t>
      </w:r>
      <w:r w:rsidRPr="002B1AC2">
        <w:t>B</w:t>
      </w:r>
      <w:r>
        <w:t>UZZI, 2018). O segundo é um estudo que procura entender os fatores que causam a sensação de segurança em um ciclista enquanto ele percorre um caminho</w:t>
      </w:r>
      <w:r w:rsidR="00DE394F">
        <w:t xml:space="preserve"> (</w:t>
      </w:r>
      <w:r w:rsidR="00DE394F" w:rsidRPr="002B1AC2">
        <w:t>N</w:t>
      </w:r>
      <w:r w:rsidR="00DE394F">
        <w:t xml:space="preserve">AZEMI et al, 2018). O terceiro é sobre um produto que busca conscientizar crianças e adolescentes ao uso indevido do </w:t>
      </w:r>
      <w:del w:id="50" w:author="Dalton Solano dos Reis" w:date="2023-10-13T18:45:00Z">
        <w:r w:rsidR="00DE394F" w:rsidDel="00B324D1">
          <w:delText xml:space="preserve">celular </w:delText>
        </w:r>
      </w:del>
      <w:ins w:id="51" w:author="Dalton Solano dos Reis" w:date="2023-10-13T18:45:00Z">
        <w:r w:rsidR="00B324D1">
          <w:t>smartphone</w:t>
        </w:r>
        <w:r w:rsidR="00B324D1">
          <w:t xml:space="preserve"> </w:t>
        </w:r>
      </w:ins>
      <w:r w:rsidR="00DE394F">
        <w:t xml:space="preserve">enquanto se dirige um automóvel (MARINO; </w:t>
      </w:r>
      <w:commentRangeStart w:id="52"/>
      <w:r w:rsidR="00DE394F" w:rsidRPr="00DE394F">
        <w:t>J</w:t>
      </w:r>
      <w:r w:rsidR="00DE394F">
        <w:t>UNIOR</w:t>
      </w:r>
      <w:commentRangeEnd w:id="52"/>
      <w:r w:rsidR="00B324D1">
        <w:rPr>
          <w:rStyle w:val="Refdecomentrio"/>
        </w:rPr>
        <w:commentReference w:id="52"/>
      </w:r>
      <w:r w:rsidR="00DE394F">
        <w:t>, 2019).</w:t>
      </w:r>
    </w:p>
    <w:p w14:paraId="3AFBACAA" w14:textId="31038F91" w:rsidR="00A44581" w:rsidRDefault="007353D8" w:rsidP="007353D8">
      <w:pPr>
        <w:pStyle w:val="Ttulo2"/>
      </w:pPr>
      <w:bookmarkStart w:id="53" w:name="_Hlk147217720"/>
      <w:r>
        <w:t xml:space="preserve">TRANSITAR </w:t>
      </w:r>
      <w:bookmarkEnd w:id="53"/>
      <w:r>
        <w:t>– JOGO DE CONSCIENTIZAÇÃO SOBRE TRÂNSITO</w:t>
      </w:r>
      <w:r w:rsidR="00A44581">
        <w:t xml:space="preserve"> </w:t>
      </w:r>
    </w:p>
    <w:p w14:paraId="5F2421EF" w14:textId="3F573C46" w:rsidR="007E1563" w:rsidRDefault="007E1563" w:rsidP="007E1563">
      <w:pPr>
        <w:pStyle w:val="TF-TEXTO"/>
      </w:pPr>
      <w:r>
        <w:t xml:space="preserve">O trabalho desenvolvido por </w:t>
      </w:r>
      <w:del w:id="54" w:author="Dalton Solano dos Reis" w:date="2023-10-13T18:45:00Z">
        <w:r w:rsidDel="00EE56B2">
          <w:delText xml:space="preserve">Thiago Alberto </w:delText>
        </w:r>
      </w:del>
      <w:r>
        <w:t xml:space="preserve">Buzzi (2018) tem o objetivo de instruir com diversão através de um jogo educacional focado em crianças e adolescentes. O jogo foi produzido utilizando o motor gráfico Unity e conhecimentos contidos na lei 9.503/97 e suas resoluções complementares. </w:t>
      </w:r>
    </w:p>
    <w:p w14:paraId="50AA3649" w14:textId="5C39FB90" w:rsidR="001A51F5" w:rsidRDefault="007E1563" w:rsidP="00DB61BE">
      <w:pPr>
        <w:pStyle w:val="TF-TEXTO"/>
      </w:pPr>
      <w:commentRangeStart w:id="55"/>
      <w:r>
        <w:lastRenderedPageBreak/>
        <w:t xml:space="preserve">O jogo monitora </w:t>
      </w:r>
      <w:commentRangeEnd w:id="55"/>
      <w:r w:rsidR="00B324D1">
        <w:rPr>
          <w:rStyle w:val="Refdecomentrio"/>
        </w:rPr>
        <w:commentReference w:id="55"/>
      </w:r>
      <w:r>
        <w:t>vários níveis, dentre eles: mecânica do veículo, combustível do veículo, descanso do jogador e pontos do jogador, onde enquanto maior o nível melhor e todos os níveis excluindo os pontos do jogador baixam sozinho com o passar do tempo, assim, obrigando o jogador a ir em locais designados para aumentar os níveis não perdendo o jogo, por exemplo, se dirigir ao posto de combustível para abastecer o tanque de combustível ou ir ao mecânico de tempos em tempos para verificar a peças do veículo.</w:t>
      </w:r>
    </w:p>
    <w:p w14:paraId="42B9548E" w14:textId="6D884D56" w:rsidR="001A51F5" w:rsidRDefault="001A51F5" w:rsidP="001A51F5">
      <w:pPr>
        <w:pStyle w:val="TF-TEXTO"/>
        <w:jc w:val="center"/>
      </w:pPr>
      <w:commentRangeStart w:id="56"/>
      <w:commentRangeStart w:id="57"/>
      <w:r>
        <w:t xml:space="preserve">Figura </w:t>
      </w:r>
      <w:commentRangeEnd w:id="56"/>
      <w:r w:rsidR="00B324D1">
        <w:rPr>
          <w:rStyle w:val="Refdecomentrio"/>
        </w:rPr>
        <w:commentReference w:id="56"/>
      </w:r>
      <w:r>
        <w:t xml:space="preserve">1 – </w:t>
      </w:r>
      <w:commentRangeEnd w:id="57"/>
      <w:r w:rsidR="00B324D1">
        <w:rPr>
          <w:rStyle w:val="Refdecomentrio"/>
        </w:rPr>
        <w:commentReference w:id="57"/>
      </w:r>
      <w:r>
        <w:t>Visão do jogador aos níveis citados acima</w:t>
      </w:r>
    </w:p>
    <w:p w14:paraId="64F05DE6" w14:textId="19FAEBA5" w:rsidR="001A51F5" w:rsidRDefault="001A51F5" w:rsidP="003437C6">
      <w:pPr>
        <w:pStyle w:val="TF-TEXTO"/>
        <w:ind w:firstLine="0"/>
      </w:pPr>
      <w:r>
        <w:rPr>
          <w:noProof/>
        </w:rPr>
        <w:drawing>
          <wp:inline distT="0" distB="0" distL="0" distR="0" wp14:anchorId="19179787" wp14:editId="77D72800">
            <wp:extent cx="5126983" cy="2868676"/>
            <wp:effectExtent l="0" t="0" r="0" b="8255"/>
            <wp:docPr id="393717513" name="Imagem 39371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10983" r="4094" b="5289"/>
                    <a:stretch/>
                  </pic:blipFill>
                  <pic:spPr bwMode="auto">
                    <a:xfrm>
                      <a:off x="0" y="0"/>
                      <a:ext cx="5167183" cy="289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AF93" w14:textId="4987ECD2" w:rsidR="001A51F5" w:rsidRDefault="001A51F5" w:rsidP="001A51F5">
      <w:pPr>
        <w:pStyle w:val="TF-TEXTO"/>
        <w:ind w:firstLine="0"/>
        <w:jc w:val="center"/>
      </w:pPr>
      <w:r>
        <w:t xml:space="preserve">Fonte: Buzzi (2018, p. </w:t>
      </w:r>
      <w:commentRangeStart w:id="58"/>
      <w:r>
        <w:t>12)</w:t>
      </w:r>
      <w:commentRangeEnd w:id="58"/>
      <w:r w:rsidR="00B324D1">
        <w:rPr>
          <w:rStyle w:val="Refdecomentrio"/>
        </w:rPr>
        <w:commentReference w:id="58"/>
      </w:r>
    </w:p>
    <w:p w14:paraId="685F5A11" w14:textId="683BF6AC" w:rsidR="007E1563" w:rsidRDefault="00B324D1" w:rsidP="007E1563">
      <w:pPr>
        <w:pStyle w:val="TF-TEXTO"/>
      </w:pPr>
      <w:commentRangeStart w:id="59"/>
      <w:ins w:id="60" w:author="Dalton Solano dos Reis" w:date="2023-10-13T18:41:00Z">
        <w:r>
          <w:t>...</w:t>
        </w:r>
        <w:commentRangeEnd w:id="59"/>
        <w:r>
          <w:rPr>
            <w:rStyle w:val="Refdecomentrio"/>
          </w:rPr>
          <w:commentReference w:id="59"/>
        </w:r>
      </w:ins>
    </w:p>
    <w:p w14:paraId="01492321" w14:textId="28A8C4A6" w:rsidR="007E1563" w:rsidRDefault="007E1563" w:rsidP="007E1563">
      <w:pPr>
        <w:pStyle w:val="TF-TEXTO"/>
      </w:pPr>
      <w:del w:id="61" w:author="Dalton Solano dos Reis" w:date="2023-10-13T18:45:00Z">
        <w:r w:rsidDel="00EE56B2">
          <w:delText xml:space="preserve">Foi </w:delText>
        </w:r>
      </w:del>
      <w:commentRangeStart w:id="62"/>
      <w:ins w:id="63" w:author="Dalton Solano dos Reis" w:date="2023-10-13T18:45:00Z">
        <w:r w:rsidR="00EE56B2">
          <w:t xml:space="preserve">Neste jogo </w:t>
        </w:r>
      </w:ins>
      <w:commentRangeEnd w:id="62"/>
      <w:ins w:id="64" w:author="Dalton Solano dos Reis" w:date="2023-10-13T18:52:00Z">
        <w:r w:rsidR="0050775C">
          <w:rPr>
            <w:rStyle w:val="Refdecomentrio"/>
          </w:rPr>
          <w:commentReference w:id="62"/>
        </w:r>
      </w:ins>
      <w:ins w:id="65" w:author="Dalton Solano dos Reis" w:date="2023-10-13T18:45:00Z">
        <w:r w:rsidR="00EE56B2">
          <w:t>também foi</w:t>
        </w:r>
        <w:r w:rsidR="00EE56B2">
          <w:t xml:space="preserve"> </w:t>
        </w:r>
      </w:ins>
      <w:r>
        <w:t>acrescentado fatores para causar similaridade com o mundo real como o combustível possui uma taxa de queda maior que a mecânica do veículo e eventos dinâmicos como buracos gerados aleatoriamente onde colisões com eles e outros objetos presentes nas ruas e mensagens entregues e lidas pelo jogador enquanto dirige diminuem os níveis de mecânica do veículo e pontos do jogador respectivamente, abrangendo assim mais situações cotidianas enquanto se conduz um veículo.</w:t>
      </w:r>
    </w:p>
    <w:p w14:paraId="641BD4B1" w14:textId="0A09E732" w:rsidR="00A44581" w:rsidRDefault="007E1563" w:rsidP="007E1563">
      <w:pPr>
        <w:pStyle w:val="TF-TEXTO"/>
      </w:pPr>
      <w:del w:id="66" w:author="Dalton Solano dos Reis" w:date="2023-10-13T18:46:00Z">
        <w:r w:rsidDel="00EE56B2">
          <w:delText xml:space="preserve">O </w:delText>
        </w:r>
        <w:commentRangeStart w:id="67"/>
        <w:r w:rsidDel="00EE56B2">
          <w:delText>autor</w:delText>
        </w:r>
      </w:del>
      <w:ins w:id="68" w:author="Dalton Solano dos Reis" w:date="2023-10-13T18:46:00Z">
        <w:r w:rsidR="00EE56B2">
          <w:t xml:space="preserve">Buzzi </w:t>
        </w:r>
      </w:ins>
      <w:commentRangeEnd w:id="67"/>
      <w:ins w:id="69" w:author="Dalton Solano dos Reis" w:date="2023-10-13T18:52:00Z">
        <w:r w:rsidR="0050775C">
          <w:rPr>
            <w:rStyle w:val="Refdecomentrio"/>
          </w:rPr>
          <w:commentReference w:id="67"/>
        </w:r>
      </w:ins>
      <w:ins w:id="70" w:author="Dalton Solano dos Reis" w:date="2023-10-13T18:46:00Z">
        <w:r w:rsidR="00EE56B2">
          <w:t>(2018)</w:t>
        </w:r>
      </w:ins>
      <w:r>
        <w:t xml:space="preserve"> ressalta em sua conclusão que dentre as melhorias pensadas, estão: a criação de um cenário maior para simular mais situações e suas diversidades como ciclovias, mudança de clima e melhorar a geração dos buracos nas vias, começar a realizar a validação do sentido da via que o carro está dirigindo para verificar se o jogador está na contramão e modificar o jogo para funcionar com realidade aumentada para aumentar a imersão do jogador adicionando um ponto de vista mais pessoal as situações.</w:t>
      </w:r>
    </w:p>
    <w:p w14:paraId="1ABB6976" w14:textId="53C836B7" w:rsidR="00A44581" w:rsidRDefault="007E1563" w:rsidP="00E638A0">
      <w:pPr>
        <w:pStyle w:val="Ttulo2"/>
      </w:pPr>
      <w:r w:rsidRPr="007E1563">
        <w:t>Estudo sobre comportamento de ciclista</w:t>
      </w:r>
      <w:r>
        <w:t>s</w:t>
      </w:r>
      <w:r w:rsidRPr="007E1563">
        <w:t xml:space="preserve"> em um experimento em ambiente não natural utilizando simulador de ciclismo em realidade virtual imersiva</w:t>
      </w:r>
      <w:r w:rsidR="00A65818">
        <w:t xml:space="preserve"> </w:t>
      </w:r>
    </w:p>
    <w:p w14:paraId="22C9A192" w14:textId="49C8EE85" w:rsidR="00A44581" w:rsidRDefault="003437C6" w:rsidP="00A44581">
      <w:pPr>
        <w:pStyle w:val="TF-TEXTO"/>
      </w:pPr>
      <w:commentRangeStart w:id="71"/>
      <w:r w:rsidRPr="003437C6">
        <w:t xml:space="preserve">O trabalho </w:t>
      </w:r>
      <w:commentRangeEnd w:id="71"/>
      <w:r w:rsidR="0050775C">
        <w:rPr>
          <w:rStyle w:val="Refdecomentrio"/>
        </w:rPr>
        <w:commentReference w:id="71"/>
      </w:r>
      <w:r w:rsidRPr="003437C6">
        <w:t xml:space="preserve">desenvolvido </w:t>
      </w:r>
      <w:del w:id="72" w:author="Dalton Solano dos Reis" w:date="2023-10-13T18:46:00Z">
        <w:r w:rsidRPr="003437C6" w:rsidDel="00EE56B2">
          <w:delText xml:space="preserve">pelos </w:delText>
        </w:r>
      </w:del>
      <w:ins w:id="73" w:author="Dalton Solano dos Reis" w:date="2023-10-13T18:46:00Z">
        <w:r w:rsidR="00EE56B2">
          <w:t xml:space="preserve">por </w:t>
        </w:r>
        <w:r w:rsidR="00EE56B2" w:rsidRPr="00EE56B2">
          <w:t xml:space="preserve">Nazemi </w:t>
        </w:r>
        <w:r w:rsidR="00EE56B2" w:rsidRPr="00EE56B2">
          <w:rPr>
            <w:i/>
            <w:iCs/>
            <w:rPrChange w:id="74" w:author="Dalton Solano dos Reis" w:date="2023-10-13T18:47:00Z">
              <w:rPr/>
            </w:rPrChange>
          </w:rPr>
          <w:t>et al</w:t>
        </w:r>
        <w:r w:rsidR="00EE56B2" w:rsidRPr="00EE56B2">
          <w:t>. (2018)</w:t>
        </w:r>
        <w:r w:rsidR="00EE56B2">
          <w:t xml:space="preserve"> </w:t>
        </w:r>
      </w:ins>
      <w:del w:id="75" w:author="Dalton Solano dos Reis" w:date="2023-10-13T18:46:00Z">
        <w:r w:rsidRPr="003437C6" w:rsidDel="00EE56B2">
          <w:delText xml:space="preserve">autores Nazemi, Mohsen; van Eggermond, Michael A.B.; Erath, Alexander; Axhausen, Kay W.(2018) </w:delText>
        </w:r>
      </w:del>
      <w:r w:rsidRPr="003437C6">
        <w:t>é um estudo que busca mapear os fatores que causam a percepção de segurança sobre os ciclistas enquanto percorrem o caminho que utilizam para que os planejamentos de construção de ciclovias e ciclofaixas sejam efetivos em trazer público para a atividade já que a como o ciclista se sente em relação a conforto e segurança em seu trajeto importa muito em sua decisão de se ele irá ou não sair de bicicleta.</w:t>
      </w:r>
    </w:p>
    <w:p w14:paraId="274510C7" w14:textId="373E84BA" w:rsidR="003437C6" w:rsidRDefault="003437C6" w:rsidP="003437C6">
      <w:pPr>
        <w:pStyle w:val="TF-TEXTO"/>
      </w:pPr>
      <w:r>
        <w:t xml:space="preserve">Para conseguir realizar as validações propostas foi criado um ambiente em realidade virtual imersiva, empregando o uso de </w:t>
      </w:r>
      <w:del w:id="76" w:author="Dalton Solano dos Reis" w:date="2023-10-13T18:47:00Z">
        <w:r w:rsidDel="00EE56B2">
          <w:delText xml:space="preserve">um </w:delText>
        </w:r>
      </w:del>
      <w:r>
        <w:t>óculos de realidade, um</w:t>
      </w:r>
      <w:del w:id="77" w:author="Dalton Solano dos Reis" w:date="2023-10-13T18:47:00Z">
        <w:r w:rsidDel="00EE56B2">
          <w:delText xml:space="preserve"> </w:delText>
        </w:r>
        <w:r w:rsidRPr="00BE04FD" w:rsidDel="00EE56B2">
          <w:rPr>
            <w:i/>
            <w:iCs/>
          </w:rPr>
          <w:delText>headphone</w:delText>
        </w:r>
        <w:r w:rsidRPr="00EE56B2" w:rsidDel="00EE56B2">
          <w:delText xml:space="preserve"> </w:delText>
        </w:r>
      </w:del>
      <w:ins w:id="78" w:author="Dalton Solano dos Reis" w:date="2023-10-13T18:47:00Z">
        <w:r w:rsidR="00EE56B2" w:rsidRPr="00EE56B2">
          <w:rPr>
            <w:rPrChange w:id="79" w:author="Dalton Solano dos Reis" w:date="2023-10-13T18:47:00Z">
              <w:rPr>
                <w:i/>
                <w:iCs/>
              </w:rPr>
            </w:rPrChange>
          </w:rPr>
          <w:t xml:space="preserve"> fone de ouvido </w:t>
        </w:r>
      </w:ins>
      <w:r>
        <w:t xml:space="preserve">e uma bicicleta equipada com diversos sensores para prover uma modelagem reativa aos movimentos realizados no mundo real, aumentando a imersão. </w:t>
      </w:r>
    </w:p>
    <w:p w14:paraId="0C76B01E" w14:textId="77777777" w:rsidR="003437C6" w:rsidRDefault="003437C6" w:rsidP="003437C6">
      <w:pPr>
        <w:pStyle w:val="TF-TEXTO"/>
      </w:pPr>
      <w:commentRangeStart w:id="80"/>
      <w:r>
        <w:t xml:space="preserve">No experimento </w:t>
      </w:r>
      <w:commentRangeEnd w:id="80"/>
      <w:r w:rsidR="0050775C">
        <w:rPr>
          <w:rStyle w:val="Refdecomentrio"/>
        </w:rPr>
        <w:commentReference w:id="80"/>
      </w:r>
      <w:r>
        <w:t xml:space="preserve">os ciclistas são colocados em uma parte da cidade de Singapura onde seu objetivo é percorrer uma estrada reta que possui um trevo no meio do caminho para promover situações adversas e que podem causar ansiedade no ciclista. O cenário em questão conta com variações onde o ciclista precisa percorrer o caminho pela calçada junto aos pedestres com e sem ciclofaixa, por uma ciclovia sem e com uma mureta de separação para os carros e apenas pela rua sem nenhuma sinalização para bicicletas. </w:t>
      </w:r>
      <w:commentRangeStart w:id="81"/>
      <w:r>
        <w:t xml:space="preserve">Enquanto </w:t>
      </w:r>
      <w:commentRangeEnd w:id="81"/>
      <w:r w:rsidR="0050775C">
        <w:rPr>
          <w:rStyle w:val="Refdecomentrio"/>
        </w:rPr>
        <w:commentReference w:id="81"/>
      </w:r>
      <w:r>
        <w:t xml:space="preserve">o ciclista percorre esses caminhos são monitorados diversos fatores para tentar identificar como ele reage a movimentos de carros e pedestres </w:t>
      </w:r>
      <w:r>
        <w:lastRenderedPageBreak/>
        <w:t>próximos buscando identificar como o ciclista está reagindo e percebendo o mundo virtual, dentre eles estão: a frequência dos movimentos da cabeça e o movimento repentino no curso da bicicleta bem como a sua velocidade.</w:t>
      </w:r>
    </w:p>
    <w:p w14:paraId="1B76A960" w14:textId="0931B441" w:rsidR="001A51F5" w:rsidRDefault="0050775C" w:rsidP="003437C6">
      <w:pPr>
        <w:pStyle w:val="TF-TEXTO"/>
        <w:ind w:firstLine="0"/>
      </w:pPr>
      <w:commentRangeStart w:id="82"/>
      <w:ins w:id="83" w:author="Dalton Solano dos Reis" w:date="2023-10-13T18:53:00Z">
        <w:r>
          <w:t>...</w:t>
        </w:r>
        <w:commentRangeEnd w:id="82"/>
        <w:r>
          <w:rPr>
            <w:rStyle w:val="Refdecomentrio"/>
          </w:rPr>
          <w:commentReference w:id="82"/>
        </w:r>
      </w:ins>
    </w:p>
    <w:p w14:paraId="3F01D0E1" w14:textId="7E4361C8" w:rsidR="001A51F5" w:rsidRDefault="001A51F5" w:rsidP="001A51F5">
      <w:pPr>
        <w:pStyle w:val="TF-TEXTO"/>
        <w:ind w:firstLine="0"/>
        <w:jc w:val="center"/>
      </w:pPr>
      <w:commentRangeStart w:id="84"/>
      <w:r>
        <w:t xml:space="preserve">Figura </w:t>
      </w:r>
      <w:commentRangeEnd w:id="84"/>
      <w:r w:rsidR="0050775C">
        <w:rPr>
          <w:rStyle w:val="Refdecomentrio"/>
        </w:rPr>
        <w:commentReference w:id="84"/>
      </w:r>
      <w:r>
        <w:t>2 – Diferentes caminhos percorridos pelos ciclistas no experimento</w:t>
      </w:r>
    </w:p>
    <w:p w14:paraId="0FD3A528" w14:textId="324C9521" w:rsidR="003437C6" w:rsidRDefault="003437C6" w:rsidP="003437C6">
      <w:pPr>
        <w:pStyle w:val="TF-TEXTO"/>
        <w:ind w:firstLine="0"/>
      </w:pPr>
      <w:r>
        <w:rPr>
          <w:noProof/>
        </w:rPr>
        <w:drawing>
          <wp:inline distT="0" distB="0" distL="0" distR="0" wp14:anchorId="59E12B40" wp14:editId="5673B234">
            <wp:extent cx="5748655" cy="3641725"/>
            <wp:effectExtent l="0" t="0" r="4445" b="0"/>
            <wp:docPr id="77044297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13A5" w14:textId="1C5A5D3D" w:rsidR="001A51F5" w:rsidRDefault="001A51F5" w:rsidP="001A51F5">
      <w:pPr>
        <w:pStyle w:val="TF-TEXTO"/>
        <w:ind w:firstLine="0"/>
        <w:jc w:val="center"/>
      </w:pPr>
      <w:r>
        <w:t xml:space="preserve">Fonte: </w:t>
      </w:r>
      <w:r w:rsidRPr="001A51F5">
        <w:t>Nazemi</w:t>
      </w:r>
      <w:r>
        <w:t xml:space="preserve"> </w:t>
      </w:r>
      <w:ins w:id="85" w:author="Dalton Solano dos Reis" w:date="2023-10-13T18:47:00Z">
        <w:r w:rsidR="00EE56B2" w:rsidRPr="00EE56B2">
          <w:rPr>
            <w:i/>
            <w:iCs/>
            <w:rPrChange w:id="86" w:author="Dalton Solano dos Reis" w:date="2023-10-13T18:47:00Z">
              <w:rPr/>
            </w:rPrChange>
          </w:rPr>
          <w:t xml:space="preserve">et al. </w:t>
        </w:r>
      </w:ins>
      <w:r>
        <w:t xml:space="preserve">(2018, p. 6) </w:t>
      </w:r>
    </w:p>
    <w:p w14:paraId="671A919C" w14:textId="43EB488E" w:rsidR="003437C6" w:rsidRDefault="003437C6" w:rsidP="003437C6">
      <w:pPr>
        <w:pStyle w:val="TF-TEXTO"/>
      </w:pPr>
      <w:commentRangeStart w:id="87"/>
      <w:r>
        <w:t xml:space="preserve">Os dados </w:t>
      </w:r>
      <w:commentRangeEnd w:id="87"/>
      <w:r w:rsidR="0050775C">
        <w:rPr>
          <w:rStyle w:val="Refdecomentrio"/>
        </w:rPr>
        <w:commentReference w:id="87"/>
      </w:r>
      <w:r>
        <w:t xml:space="preserve">obtidos através dos questionários feitos aos 40 participantes mostraram que a ciclovia com mureta de separação é a opção em que o ciclista sente maior sensação de segurança e é onde os ciclistas foram mais velozes no teste, além disso também foi verificado que o ponto de maior movimentação da cabeça foi onde se localiza a intersecção das ruas, onde em cenários em que o ciclista estava na rua eram feitos menos movimentos que na calçada, a conclusão foi que pelo ciclista já estar na rua pode haver uma percepção que os veículos o verão com mais facilidade, assim, causando menos preocupação. </w:t>
      </w:r>
      <w:del w:id="88" w:author="Dalton Solano dos Reis" w:date="2023-10-13T18:48:00Z">
        <w:r w:rsidDel="00EE56B2">
          <w:delText xml:space="preserve">Os autores </w:delText>
        </w:r>
      </w:del>
      <w:ins w:id="89" w:author="Dalton Solano dos Reis" w:date="2023-10-13T18:48:00Z">
        <w:r w:rsidR="00EE56B2">
          <w:t xml:space="preserve">Nazemi </w:t>
        </w:r>
        <w:r w:rsidR="00EE56B2">
          <w:rPr>
            <w:i/>
            <w:iCs/>
          </w:rPr>
          <w:t xml:space="preserve">et </w:t>
        </w:r>
        <w:r w:rsidR="00EE56B2" w:rsidRPr="00EE56B2">
          <w:rPr>
            <w:rPrChange w:id="90" w:author="Dalton Solano dos Reis" w:date="2023-10-13T18:48:00Z">
              <w:rPr>
                <w:i/>
                <w:iCs/>
              </w:rPr>
            </w:rPrChange>
          </w:rPr>
          <w:t>al</w:t>
        </w:r>
        <w:r w:rsidR="00EE56B2">
          <w:t xml:space="preserve">. </w:t>
        </w:r>
      </w:ins>
      <w:r w:rsidRPr="00EE56B2">
        <w:t>apontam</w:t>
      </w:r>
      <w:r>
        <w:t xml:space="preserve"> que os resultados obtidos dentro do ambiente virtual foram muito semelhantes a resultados já contidos dentro de literaturas que abordaram esse tema em ambientes reais, sendo assim, concluiu-se também que futuros testes podem ser realizados em ambiente virtual para prever resultados que serão obtidos no mundo real.</w:t>
      </w:r>
    </w:p>
    <w:p w14:paraId="65E88EB3" w14:textId="3BAA9B9D" w:rsidR="00A44581" w:rsidRDefault="00A65818" w:rsidP="00344DD5">
      <w:pPr>
        <w:pStyle w:val="Ttulo2"/>
      </w:pPr>
      <w:r>
        <w:t>DESENVOLVIMENTO DE UM SIMULADOR EM REALIDADE VIRTUAL PARA O APOIO AO ENSINO E EDUCAÇÃO DE CRIANÇAS E ADOLESCENTES NO TRÂNSITO</w:t>
      </w:r>
    </w:p>
    <w:p w14:paraId="35B31B3B" w14:textId="7BE14DE9" w:rsidR="005059DC" w:rsidRDefault="005059DC" w:rsidP="005059DC">
      <w:pPr>
        <w:pStyle w:val="TF-TEXTO"/>
      </w:pPr>
      <w:r>
        <w:t xml:space="preserve">O trabalho desenvolvido por </w:t>
      </w:r>
      <w:commentRangeStart w:id="91"/>
      <w:r>
        <w:t>Kennedy Vinicius Marino e Vicente Márcio Cornago Junior</w:t>
      </w:r>
      <w:ins w:id="92" w:author="Dalton Solano dos Reis" w:date="2023-10-13T18:48:00Z">
        <w:r w:rsidR="00C22B96">
          <w:t xml:space="preserve"> </w:t>
        </w:r>
      </w:ins>
      <w:r>
        <w:t>(2019)</w:t>
      </w:r>
      <w:commentRangeEnd w:id="91"/>
      <w:r w:rsidR="0050775C">
        <w:rPr>
          <w:rStyle w:val="Refdecomentrio"/>
        </w:rPr>
        <w:commentReference w:id="91"/>
      </w:r>
      <w:r>
        <w:t xml:space="preserve"> busca criar um cenário do </w:t>
      </w:r>
      <w:r w:rsidR="003437C6">
        <w:t>dia a dia</w:t>
      </w:r>
      <w:r>
        <w:t xml:space="preserve"> de um condutor de veículo para ajudar na </w:t>
      </w:r>
      <w:r w:rsidR="003437C6">
        <w:t>conscientização</w:t>
      </w:r>
      <w:r>
        <w:t xml:space="preserve"> de crianças e adolescentes sobre o trânsito.</w:t>
      </w:r>
    </w:p>
    <w:p w14:paraId="6031D492" w14:textId="4DFA4D55" w:rsidR="001A51F5" w:rsidRDefault="005059DC" w:rsidP="005059DC">
      <w:pPr>
        <w:pStyle w:val="TF-TEXTO"/>
      </w:pPr>
      <w:commentRangeStart w:id="93"/>
      <w:r>
        <w:t xml:space="preserve">Para </w:t>
      </w:r>
      <w:commentRangeEnd w:id="93"/>
      <w:r w:rsidR="0050775C">
        <w:rPr>
          <w:rStyle w:val="Refdecomentrio"/>
        </w:rPr>
        <w:commentReference w:id="93"/>
      </w:r>
      <w:r>
        <w:t xml:space="preserve">a realização </w:t>
      </w:r>
      <w:del w:id="94" w:author="Dalton Solano dos Reis" w:date="2023-10-13T18:48:00Z">
        <w:r w:rsidDel="00EE56B2">
          <w:delText xml:space="preserve">do projeto </w:delText>
        </w:r>
      </w:del>
      <w:ins w:id="95" w:author="Dalton Solano dos Reis" w:date="2023-10-13T18:48:00Z">
        <w:r w:rsidR="00EE56B2">
          <w:t xml:space="preserve">deste trabalho </w:t>
        </w:r>
      </w:ins>
      <w:r>
        <w:t xml:space="preserve">foi criado um ambiente de realidade virtual imersiva </w:t>
      </w:r>
      <w:del w:id="96" w:author="Dalton Solano dos Reis" w:date="2023-10-13T18:49:00Z">
        <w:r w:rsidDel="00C22B96">
          <w:delText xml:space="preserve">onde </w:delText>
        </w:r>
      </w:del>
      <w:r>
        <w:t xml:space="preserve">com o auxílio de um óculos virtual do tipo </w:t>
      </w:r>
      <w:del w:id="97" w:author="Dalton Solano dos Reis" w:date="2023-10-13T18:49:00Z">
        <w:r w:rsidRPr="00C22B96" w:rsidDel="00C22B96">
          <w:rPr>
            <w:rPrChange w:id="98" w:author="Dalton Solano dos Reis" w:date="2023-10-13T18:49:00Z">
              <w:rPr>
                <w:i/>
                <w:iCs/>
              </w:rPr>
            </w:rPrChange>
          </w:rPr>
          <w:delText>cardboard</w:delText>
        </w:r>
        <w:r w:rsidDel="00C22B96">
          <w:delText xml:space="preserve"> </w:delText>
        </w:r>
      </w:del>
      <w:ins w:id="99" w:author="Dalton Solano dos Reis" w:date="2023-10-13T18:49:00Z">
        <w:r w:rsidR="00C22B96">
          <w:t>C</w:t>
        </w:r>
        <w:r w:rsidR="00C22B96" w:rsidRPr="00C22B96">
          <w:rPr>
            <w:rPrChange w:id="100" w:author="Dalton Solano dos Reis" w:date="2023-10-13T18:49:00Z">
              <w:rPr>
                <w:i/>
                <w:iCs/>
              </w:rPr>
            </w:rPrChange>
          </w:rPr>
          <w:t>ardboard</w:t>
        </w:r>
        <w:r w:rsidR="00C22B96">
          <w:t xml:space="preserve"> </w:t>
        </w:r>
      </w:ins>
      <w:r>
        <w:t xml:space="preserve">onde o usuário utiliza uma carcaça de óculos com lentes especiais e um </w:t>
      </w:r>
      <w:del w:id="101" w:author="Dalton Solano dos Reis" w:date="2023-10-13T18:49:00Z">
        <w:r w:rsidDel="00C22B96">
          <w:delText xml:space="preserve">celular </w:delText>
        </w:r>
      </w:del>
      <w:ins w:id="102" w:author="Dalton Solano dos Reis" w:date="2023-10-13T18:49:00Z">
        <w:r w:rsidR="00C22B96">
          <w:t>smartphone</w:t>
        </w:r>
        <w:r w:rsidR="00C22B96">
          <w:t xml:space="preserve"> </w:t>
        </w:r>
      </w:ins>
      <w:r>
        <w:t xml:space="preserve">que estará de fato rodando a aplicação desenvolvida. No cenário proposto o participante está dirigindo um carro em uma pista reta com um cruzamento a frente </w:t>
      </w:r>
      <w:del w:id="103" w:author="Dalton Solano dos Reis" w:date="2023-10-13T18:49:00Z">
        <w:r w:rsidDel="00C22B96">
          <w:delText xml:space="preserve">onde </w:delText>
        </w:r>
      </w:del>
      <w:ins w:id="104" w:author="Dalton Solano dos Reis" w:date="2023-10-13T18:49:00Z">
        <w:r w:rsidR="00C22B96">
          <w:t>e,</w:t>
        </w:r>
        <w:r w:rsidR="00C22B96">
          <w:t xml:space="preserve"> </w:t>
        </w:r>
      </w:ins>
      <w:r>
        <w:t xml:space="preserve">em determinado momento o </w:t>
      </w:r>
      <w:del w:id="105" w:author="Dalton Solano dos Reis" w:date="2023-10-13T18:50:00Z">
        <w:r w:rsidDel="00C22B96">
          <w:delText xml:space="preserve">celular </w:delText>
        </w:r>
      </w:del>
      <w:ins w:id="106" w:author="Dalton Solano dos Reis" w:date="2023-10-13T18:50:00Z">
        <w:r w:rsidR="00C22B96">
          <w:t>smartphone</w:t>
        </w:r>
        <w:r w:rsidR="00C22B96">
          <w:t xml:space="preserve"> </w:t>
        </w:r>
      </w:ins>
      <w:r>
        <w:t xml:space="preserve">que está no banco do passageiro </w:t>
      </w:r>
      <w:ins w:id="107" w:author="Dalton Solano dos Reis" w:date="2023-10-13T18:50:00Z">
        <w:r w:rsidR="00C22B96">
          <w:t xml:space="preserve">da cena virtual </w:t>
        </w:r>
      </w:ins>
      <w:r>
        <w:t>toca e manda notificações tirando a atenção do condutor</w:t>
      </w:r>
      <w:del w:id="108" w:author="Dalton Solano dos Reis" w:date="2023-10-13T18:50:00Z">
        <w:r w:rsidDel="00C22B96">
          <w:delText xml:space="preserve">, se o mesmo </w:delText>
        </w:r>
      </w:del>
      <w:ins w:id="109" w:author="Dalton Solano dos Reis" w:date="2023-10-13T18:50:00Z">
        <w:r w:rsidR="00C22B96">
          <w:t xml:space="preserve">. Se o participante </w:t>
        </w:r>
      </w:ins>
      <w:r>
        <w:t xml:space="preserve">olhar para o </w:t>
      </w:r>
      <w:del w:id="110" w:author="Dalton Solano dos Reis" w:date="2023-10-13T18:50:00Z">
        <w:r w:rsidDel="00C22B96">
          <w:delText xml:space="preserve">celular </w:delText>
        </w:r>
      </w:del>
      <w:ins w:id="111" w:author="Dalton Solano dos Reis" w:date="2023-10-13T18:50:00Z">
        <w:r w:rsidR="00C22B96">
          <w:t>smartphone</w:t>
        </w:r>
        <w:r w:rsidR="00C22B96">
          <w:t xml:space="preserve"> </w:t>
        </w:r>
      </w:ins>
      <w:r>
        <w:t xml:space="preserve">por um total de 2 segundos </w:t>
      </w:r>
      <w:del w:id="112" w:author="Dalton Solano dos Reis" w:date="2023-10-13T18:51:00Z">
        <w:r w:rsidDel="00C22B96">
          <w:delText xml:space="preserve">o cenário para </w:delText>
        </w:r>
      </w:del>
      <w:ins w:id="113" w:author="Dalton Solano dos Reis" w:date="2023-10-13T18:51:00Z">
        <w:r w:rsidR="00C22B96">
          <w:t xml:space="preserve"> é </w:t>
        </w:r>
      </w:ins>
      <w:r>
        <w:t>apresentando um alerta de descumprimento da lei e advertindo sobre a ação realizada</w:t>
      </w:r>
      <w:del w:id="114" w:author="Dalton Solano dos Reis" w:date="2023-10-13T18:51:00Z">
        <w:r w:rsidDel="00C22B96">
          <w:delText xml:space="preserve">, </w:delText>
        </w:r>
      </w:del>
      <w:ins w:id="115" w:author="Dalton Solano dos Reis" w:date="2023-10-13T18:51:00Z">
        <w:r w:rsidR="00C22B96">
          <w:t xml:space="preserve">. E, </w:t>
        </w:r>
      </w:ins>
      <w:r>
        <w:t>se o condutor se manter firme prestando atenção apenas na pista, o jogo termina com um</w:t>
      </w:r>
      <w:del w:id="116" w:author="Dalton Solano dos Reis" w:date="2023-10-13T18:51:00Z">
        <w:r w:rsidDel="00C22B96">
          <w:delText>a</w:delText>
        </w:r>
      </w:del>
      <w:r>
        <w:t xml:space="preserve"> som referente </w:t>
      </w:r>
      <w:r w:rsidR="00BE04FD">
        <w:t>à</w:t>
      </w:r>
      <w:r>
        <w:t xml:space="preserve"> sucesso ao manter o trânsito seguro.</w:t>
      </w:r>
    </w:p>
    <w:p w14:paraId="332887FE" w14:textId="2198062E" w:rsidR="005059DC" w:rsidRDefault="001A51F5" w:rsidP="001A51F5">
      <w:pPr>
        <w:pStyle w:val="TF-TEXTO"/>
        <w:ind w:firstLine="0"/>
      </w:pPr>
      <w:r>
        <w:rPr>
          <w:noProof/>
        </w:rPr>
        <w:lastRenderedPageBreak/>
        <w:drawing>
          <wp:inline distT="0" distB="0" distL="0" distR="0" wp14:anchorId="5D3B6582" wp14:editId="27E8EB27">
            <wp:extent cx="5644966" cy="2673945"/>
            <wp:effectExtent l="0" t="0" r="0" b="0"/>
            <wp:docPr id="13989956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8081" r="887" b="6720"/>
                    <a:stretch/>
                  </pic:blipFill>
                  <pic:spPr bwMode="auto">
                    <a:xfrm>
                      <a:off x="0" y="0"/>
                      <a:ext cx="5646689" cy="267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BFB90" w14:textId="6A879E84" w:rsidR="001A51F5" w:rsidRDefault="001A51F5" w:rsidP="001A51F5">
      <w:pPr>
        <w:pStyle w:val="TF-TEXTO"/>
        <w:ind w:firstLine="0"/>
        <w:jc w:val="center"/>
      </w:pPr>
      <w:commentRangeStart w:id="117"/>
      <w:r>
        <w:t>Fonte</w:t>
      </w:r>
      <w:commentRangeEnd w:id="117"/>
      <w:r w:rsidR="00DC26AE">
        <w:rPr>
          <w:rStyle w:val="Refdecomentrio"/>
        </w:rPr>
        <w:commentReference w:id="117"/>
      </w:r>
      <w:r>
        <w:t xml:space="preserve">: Marino, </w:t>
      </w:r>
      <w:commentRangeStart w:id="118"/>
      <w:r>
        <w:t xml:space="preserve">Junior </w:t>
      </w:r>
      <w:commentRangeEnd w:id="118"/>
      <w:r w:rsidR="007B5471">
        <w:rPr>
          <w:rStyle w:val="Refdecomentrio"/>
        </w:rPr>
        <w:commentReference w:id="118"/>
      </w:r>
      <w:r>
        <w:t>(2019, p. 4)</w:t>
      </w:r>
    </w:p>
    <w:p w14:paraId="635472E1" w14:textId="7AFF06C2" w:rsidR="00A65818" w:rsidRPr="00A65818" w:rsidRDefault="003437C6" w:rsidP="005059DC">
      <w:pPr>
        <w:pStyle w:val="TF-TEXTO"/>
      </w:pPr>
      <w:r>
        <w:t>A</w:t>
      </w:r>
      <w:r w:rsidR="005059DC">
        <w:t>o final é proposto que sejam realizadas criação de mais módulos com novos cenários dentro do jogo para que possam ser tratadas mais situações de maneira lúdicas para as crianças e adolescentes aprenderem mais sobre educação de um trânsito mais seguro.</w:t>
      </w:r>
    </w:p>
    <w:p w14:paraId="25B7474A" w14:textId="08399119" w:rsidR="00451B94" w:rsidRDefault="00451B94" w:rsidP="00957D6B">
      <w:pPr>
        <w:pStyle w:val="Ttulo1"/>
      </w:pPr>
      <w:bookmarkStart w:id="119" w:name="_Toc54164921"/>
      <w:bookmarkStart w:id="120" w:name="_Toc54165675"/>
      <w:bookmarkStart w:id="121" w:name="_Toc54169333"/>
      <w:bookmarkStart w:id="122" w:name="_Toc96347439"/>
      <w:bookmarkStart w:id="123" w:name="_Toc96357723"/>
      <w:bookmarkStart w:id="124" w:name="_Toc96491866"/>
      <w:bookmarkStart w:id="125" w:name="_Toc411603107"/>
      <w:bookmarkEnd w:id="47"/>
      <w:r>
        <w:t>proposta</w:t>
      </w:r>
      <w:r w:rsidR="00DB61BE">
        <w:t xml:space="preserve"> DO SOFTWARE</w:t>
      </w:r>
    </w:p>
    <w:p w14:paraId="0336A8B2" w14:textId="27414BAE" w:rsidR="00451B94" w:rsidRDefault="00DB61BE" w:rsidP="00451B94">
      <w:pPr>
        <w:pStyle w:val="TF-TEXTO"/>
      </w:pPr>
      <w:r>
        <w:t xml:space="preserve">Nesta seção serão apresentadas as justificativas deste trabalho para </w:t>
      </w:r>
      <w:commentRangeStart w:id="126"/>
      <w:r>
        <w:t>área social e cientifica</w:t>
      </w:r>
      <w:commentRangeEnd w:id="126"/>
      <w:r w:rsidR="007B5471">
        <w:rPr>
          <w:rStyle w:val="Refdecomentrio"/>
        </w:rPr>
        <w:commentReference w:id="126"/>
      </w:r>
      <w:r>
        <w:t xml:space="preserve">, assim como seus </w:t>
      </w:r>
      <w:r w:rsidR="00A7005E">
        <w:t>R</w:t>
      </w:r>
      <w:r>
        <w:t xml:space="preserve">equisitos </w:t>
      </w:r>
      <w:r w:rsidR="00A7005E">
        <w:t>F</w:t>
      </w:r>
      <w:r>
        <w:t>uncionais</w:t>
      </w:r>
      <w:r w:rsidR="00A7005E">
        <w:t xml:space="preserve"> (RF)</w:t>
      </w:r>
      <w:r>
        <w:t xml:space="preserve"> e </w:t>
      </w:r>
      <w:r w:rsidR="00A7005E">
        <w:t>R</w:t>
      </w:r>
      <w:r>
        <w:t xml:space="preserve">equisitos </w:t>
      </w:r>
      <w:r w:rsidR="00A7005E">
        <w:t>N</w:t>
      </w:r>
      <w:r>
        <w:t xml:space="preserve">ão </w:t>
      </w:r>
      <w:r w:rsidR="00A7005E">
        <w:t>F</w:t>
      </w:r>
      <w:r>
        <w:t>uncionais</w:t>
      </w:r>
      <w:r w:rsidR="00A7005E">
        <w:t xml:space="preserve"> (RNF)</w:t>
      </w:r>
      <w:r>
        <w:t>, a metodologia e cronograma a ser utilizada para a elaboração do projeto.</w:t>
      </w:r>
    </w:p>
    <w:p w14:paraId="62F25ABA" w14:textId="77777777" w:rsidR="00451B94" w:rsidRDefault="00451B94" w:rsidP="00E638A0">
      <w:pPr>
        <w:pStyle w:val="Ttulo2"/>
      </w:pPr>
      <w:bookmarkStart w:id="127" w:name="_Toc54164915"/>
      <w:bookmarkStart w:id="128" w:name="_Toc54165669"/>
      <w:bookmarkStart w:id="129" w:name="_Toc54169327"/>
      <w:bookmarkStart w:id="130" w:name="_Toc96347433"/>
      <w:bookmarkStart w:id="131" w:name="_Toc96357717"/>
      <w:bookmarkStart w:id="132" w:name="_Toc96491860"/>
      <w:bookmarkStart w:id="133" w:name="_Toc351015594"/>
      <w:r>
        <w:t>JUSTIFICATIVA</w:t>
      </w:r>
    </w:p>
    <w:p w14:paraId="78305E65" w14:textId="7D888B0D" w:rsidR="006B0760" w:rsidRDefault="00A32165" w:rsidP="00A32165">
      <w:pPr>
        <w:pStyle w:val="TF-TEXTO"/>
      </w:pPr>
      <w:r>
        <w:t xml:space="preserve">A </w:t>
      </w:r>
      <w:commentRangeStart w:id="134"/>
      <w:r>
        <w:t xml:space="preserve">tabela </w:t>
      </w:r>
      <w:commentRangeEnd w:id="134"/>
      <w:r w:rsidR="007B5471">
        <w:rPr>
          <w:rStyle w:val="Refdecomentrio"/>
        </w:rPr>
        <w:commentReference w:id="134"/>
      </w:r>
      <w:r>
        <w:t>a seguir demonstra correlações que os trabalhos citados cima possuem.</w:t>
      </w:r>
    </w:p>
    <w:p w14:paraId="72A23E67" w14:textId="066E60B9" w:rsidR="006B0760" w:rsidRDefault="006B0760" w:rsidP="006B0760">
      <w:pPr>
        <w:pStyle w:val="TF-LEGENDA"/>
      </w:pPr>
      <w:bookmarkStart w:id="135" w:name="_Ref52025161"/>
      <w:commentRangeStart w:id="136"/>
      <w:r>
        <w:t xml:space="preserve">Quadro </w:t>
      </w:r>
      <w:bookmarkEnd w:id="135"/>
      <w:commentRangeEnd w:id="136"/>
      <w:r w:rsidR="007B5471">
        <w:rPr>
          <w:rStyle w:val="Refdecomentrio"/>
        </w:rPr>
        <w:commentReference w:id="136"/>
      </w:r>
      <w:r w:rsidR="00BE04FD">
        <w:t>1</w:t>
      </w:r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903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98"/>
        <w:gridCol w:w="1743"/>
        <w:gridCol w:w="1732"/>
        <w:gridCol w:w="1863"/>
      </w:tblGrid>
      <w:tr w:rsidR="00802D0F" w14:paraId="4DC82DAE" w14:textId="77777777" w:rsidTr="00A32165">
        <w:trPr>
          <w:trHeight w:val="525"/>
        </w:trPr>
        <w:tc>
          <w:tcPr>
            <w:tcW w:w="3698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3" w:type="dxa"/>
            <w:shd w:val="clear" w:color="auto" w:fill="A6A6A6"/>
            <w:vAlign w:val="center"/>
          </w:tcPr>
          <w:p w14:paraId="346CD0EE" w14:textId="38BDA279" w:rsidR="006B0760" w:rsidRDefault="002B1AC2" w:rsidP="00802D0F">
            <w:pPr>
              <w:pStyle w:val="TF-TEXTOQUADRO"/>
              <w:jc w:val="center"/>
            </w:pPr>
            <w:r w:rsidRPr="002B1AC2">
              <w:t>Buzzi</w:t>
            </w:r>
            <w:r w:rsidR="00DE394F">
              <w:t xml:space="preserve"> </w:t>
            </w:r>
            <w:r>
              <w:t>(2018)</w:t>
            </w:r>
          </w:p>
        </w:tc>
        <w:tc>
          <w:tcPr>
            <w:tcW w:w="1732" w:type="dxa"/>
            <w:shd w:val="clear" w:color="auto" w:fill="A6A6A6"/>
            <w:vAlign w:val="center"/>
          </w:tcPr>
          <w:p w14:paraId="4D97FD72" w14:textId="371CF491" w:rsidR="006B0760" w:rsidRDefault="002B1AC2" w:rsidP="00802D0F">
            <w:pPr>
              <w:pStyle w:val="TF-TEXTOQUADRO"/>
              <w:jc w:val="center"/>
            </w:pPr>
            <w:r w:rsidRPr="002B1AC2">
              <w:t>Nazemi</w:t>
            </w:r>
            <w:r>
              <w:t xml:space="preserve"> et al.</w:t>
            </w:r>
            <w:r w:rsidR="00DB61BE">
              <w:t xml:space="preserve"> </w:t>
            </w:r>
            <w:r>
              <w:t>(2018)</w:t>
            </w:r>
          </w:p>
        </w:tc>
        <w:tc>
          <w:tcPr>
            <w:tcW w:w="1863" w:type="dxa"/>
            <w:shd w:val="clear" w:color="auto" w:fill="A6A6A6"/>
            <w:vAlign w:val="center"/>
          </w:tcPr>
          <w:p w14:paraId="5AE2E716" w14:textId="790443DF" w:rsidR="006B0760" w:rsidRPr="007D4566" w:rsidRDefault="00DE394F" w:rsidP="00802D0F">
            <w:pPr>
              <w:pStyle w:val="TF-TEXTOQUADRO"/>
              <w:jc w:val="center"/>
            </w:pPr>
            <w:r w:rsidRPr="002B1AC2">
              <w:t>Marino</w:t>
            </w:r>
            <w:r>
              <w:t xml:space="preserve">; </w:t>
            </w:r>
            <w:commentRangeStart w:id="137"/>
            <w:r>
              <w:t xml:space="preserve">Junior </w:t>
            </w:r>
            <w:commentRangeEnd w:id="137"/>
            <w:r w:rsidR="007B5471">
              <w:rPr>
                <w:rStyle w:val="Refdecomentrio"/>
              </w:rPr>
              <w:commentReference w:id="137"/>
            </w:r>
            <w:r w:rsidR="002B1AC2">
              <w:t>(2019)</w:t>
            </w:r>
          </w:p>
        </w:tc>
      </w:tr>
      <w:tr w:rsidR="00802D0F" w14:paraId="3380952D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138D3B43" w14:textId="448F9B59" w:rsidR="006B0760" w:rsidRDefault="002B1AC2" w:rsidP="004B3C46">
            <w:pPr>
              <w:pStyle w:val="TF-TEXTOQUADRO"/>
            </w:pPr>
            <w:r>
              <w:t>Utiliza realidade virtual</w:t>
            </w:r>
            <w:r w:rsidR="00337903">
              <w:t xml:space="preserve"> imersiva</w:t>
            </w:r>
            <w:r>
              <w:t>?</w:t>
            </w:r>
          </w:p>
        </w:tc>
        <w:tc>
          <w:tcPr>
            <w:tcW w:w="1743" w:type="dxa"/>
            <w:shd w:val="clear" w:color="auto" w:fill="auto"/>
          </w:tcPr>
          <w:p w14:paraId="2C274505" w14:textId="34D973D9" w:rsidR="006B0760" w:rsidRDefault="002B1AC2" w:rsidP="004B3C46">
            <w:pPr>
              <w:pStyle w:val="TF-TEXTOQUADRO"/>
            </w:pPr>
            <w:r>
              <w:t>Não</w:t>
            </w:r>
          </w:p>
        </w:tc>
        <w:tc>
          <w:tcPr>
            <w:tcW w:w="1732" w:type="dxa"/>
            <w:shd w:val="clear" w:color="auto" w:fill="auto"/>
          </w:tcPr>
          <w:p w14:paraId="798F95D2" w14:textId="2A0BBC63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1473A4A9" w14:textId="47557B0C" w:rsidR="006B0760" w:rsidRDefault="002B1AC2" w:rsidP="004B3C46">
            <w:pPr>
              <w:pStyle w:val="TF-TEXTOQUADRO"/>
            </w:pPr>
            <w:r>
              <w:t>Sim</w:t>
            </w:r>
          </w:p>
        </w:tc>
      </w:tr>
      <w:tr w:rsidR="00802D0F" w14:paraId="615D3CA3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66E7B883" w14:textId="1E8A8F21" w:rsidR="006B0760" w:rsidRDefault="002B1AC2" w:rsidP="004B3C46">
            <w:pPr>
              <w:pStyle w:val="TF-TEXTOQUADRO"/>
            </w:pPr>
            <w:r>
              <w:t>O que o usuário conduz?</w:t>
            </w:r>
          </w:p>
        </w:tc>
        <w:tc>
          <w:tcPr>
            <w:tcW w:w="1743" w:type="dxa"/>
            <w:shd w:val="clear" w:color="auto" w:fill="auto"/>
          </w:tcPr>
          <w:p w14:paraId="629E5946" w14:textId="1FD34BEE" w:rsidR="006B0760" w:rsidRDefault="002B1AC2" w:rsidP="004B3C46">
            <w:pPr>
              <w:pStyle w:val="TF-TEXTOQUADRO"/>
            </w:pPr>
            <w:r>
              <w:t>Carro</w:t>
            </w:r>
          </w:p>
        </w:tc>
        <w:tc>
          <w:tcPr>
            <w:tcW w:w="1732" w:type="dxa"/>
            <w:shd w:val="clear" w:color="auto" w:fill="auto"/>
          </w:tcPr>
          <w:p w14:paraId="6FD3AA8B" w14:textId="28CC60A7" w:rsidR="006B0760" w:rsidRDefault="002B1AC2" w:rsidP="004B3C46">
            <w:pPr>
              <w:pStyle w:val="TF-TEXTOQUADRO"/>
            </w:pPr>
            <w:r>
              <w:t>Bicicleta</w:t>
            </w:r>
          </w:p>
        </w:tc>
        <w:tc>
          <w:tcPr>
            <w:tcW w:w="1863" w:type="dxa"/>
            <w:shd w:val="clear" w:color="auto" w:fill="auto"/>
          </w:tcPr>
          <w:p w14:paraId="264287B7" w14:textId="7FE325C7" w:rsidR="006B0760" w:rsidRDefault="002B1AC2" w:rsidP="004B3C46">
            <w:pPr>
              <w:pStyle w:val="TF-TEXTOQUADRO"/>
            </w:pPr>
            <w:r>
              <w:t>Carro</w:t>
            </w:r>
          </w:p>
        </w:tc>
      </w:tr>
      <w:tr w:rsidR="00802D0F" w14:paraId="11F453D2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50EC2C27" w14:textId="1A6C5489" w:rsidR="006B0760" w:rsidRDefault="002B1AC2" w:rsidP="004B3C46">
            <w:pPr>
              <w:pStyle w:val="TF-TEXTOQUADRO"/>
            </w:pPr>
            <w:r>
              <w:t>Foram realizados testes no público-alvo?</w:t>
            </w:r>
          </w:p>
        </w:tc>
        <w:tc>
          <w:tcPr>
            <w:tcW w:w="1743" w:type="dxa"/>
            <w:shd w:val="clear" w:color="auto" w:fill="auto"/>
          </w:tcPr>
          <w:p w14:paraId="0F66C670" w14:textId="3806794D" w:rsidR="006B0760" w:rsidRDefault="002B1AC2" w:rsidP="004B3C46">
            <w:pPr>
              <w:pStyle w:val="TF-TEXTOQUADRO"/>
            </w:pPr>
            <w:r>
              <w:t>Não</w:t>
            </w:r>
          </w:p>
        </w:tc>
        <w:tc>
          <w:tcPr>
            <w:tcW w:w="1732" w:type="dxa"/>
            <w:shd w:val="clear" w:color="auto" w:fill="auto"/>
          </w:tcPr>
          <w:p w14:paraId="74D76A3C" w14:textId="0A34E938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07137ECE" w14:textId="2837A552" w:rsidR="006B0760" w:rsidRDefault="002B1AC2" w:rsidP="004B3C46">
            <w:pPr>
              <w:pStyle w:val="TF-TEXTOQUADRO"/>
            </w:pPr>
            <w:commentRangeStart w:id="138"/>
            <w:r>
              <w:t>X</w:t>
            </w:r>
            <w:commentRangeEnd w:id="138"/>
            <w:r w:rsidR="007B5471">
              <w:rPr>
                <w:rStyle w:val="Refdecomentrio"/>
              </w:rPr>
              <w:commentReference w:id="138"/>
            </w:r>
          </w:p>
        </w:tc>
      </w:tr>
      <w:tr w:rsidR="00802D0F" w14:paraId="4BD4C8AE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65404E7E" w14:textId="5DFC49EF" w:rsidR="006B0760" w:rsidRDefault="002B1AC2" w:rsidP="004B3C46">
            <w:pPr>
              <w:pStyle w:val="TF-TEXTOQUADRO"/>
            </w:pPr>
            <w:r>
              <w:t>Utilizam Unity?</w:t>
            </w:r>
          </w:p>
        </w:tc>
        <w:tc>
          <w:tcPr>
            <w:tcW w:w="1743" w:type="dxa"/>
            <w:shd w:val="clear" w:color="auto" w:fill="auto"/>
          </w:tcPr>
          <w:p w14:paraId="6F10223E" w14:textId="107FC815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58FEA8FF" w14:textId="687CACA1" w:rsidR="006B0760" w:rsidRDefault="002B1AC2" w:rsidP="004B3C46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3CA61DDF" w14:textId="4D0FE884" w:rsidR="006B0760" w:rsidRDefault="002B1AC2" w:rsidP="004B3C46">
            <w:pPr>
              <w:pStyle w:val="TF-TEXTOQUADRO"/>
            </w:pPr>
            <w:r>
              <w:t>Sim</w:t>
            </w:r>
          </w:p>
        </w:tc>
      </w:tr>
      <w:tr w:rsidR="002B1AC2" w14:paraId="19269749" w14:textId="77777777" w:rsidTr="00A32165">
        <w:trPr>
          <w:trHeight w:val="416"/>
        </w:trPr>
        <w:tc>
          <w:tcPr>
            <w:tcW w:w="3698" w:type="dxa"/>
            <w:shd w:val="clear" w:color="auto" w:fill="auto"/>
          </w:tcPr>
          <w:p w14:paraId="3D239ECB" w14:textId="4D7FAD4B" w:rsidR="002B1AC2" w:rsidRDefault="002B1AC2" w:rsidP="002B1AC2">
            <w:pPr>
              <w:pStyle w:val="TF-TEXTOQUADRO"/>
            </w:pPr>
            <w:r>
              <w:t>Faixa etária do público-alvo</w:t>
            </w:r>
          </w:p>
        </w:tc>
        <w:tc>
          <w:tcPr>
            <w:tcW w:w="1743" w:type="dxa"/>
            <w:shd w:val="clear" w:color="auto" w:fill="auto"/>
          </w:tcPr>
          <w:p w14:paraId="1A8F9496" w14:textId="77615974" w:rsidR="002B1AC2" w:rsidRDefault="002B1AC2" w:rsidP="002B1AC2">
            <w:pPr>
              <w:pStyle w:val="TF-TEXTOQUADRO"/>
            </w:pPr>
            <w:r>
              <w:t>Crianças e adolescentes</w:t>
            </w:r>
          </w:p>
        </w:tc>
        <w:tc>
          <w:tcPr>
            <w:tcW w:w="1732" w:type="dxa"/>
            <w:shd w:val="clear" w:color="auto" w:fill="auto"/>
          </w:tcPr>
          <w:p w14:paraId="1143F2DF" w14:textId="0E4F177C" w:rsidR="002B1AC2" w:rsidRDefault="00A32165" w:rsidP="002B1AC2">
            <w:pPr>
              <w:pStyle w:val="TF-TEXTOQUADRO"/>
            </w:pPr>
            <w:r>
              <w:t>18-54 anos</w:t>
            </w:r>
          </w:p>
        </w:tc>
        <w:tc>
          <w:tcPr>
            <w:tcW w:w="1863" w:type="dxa"/>
            <w:shd w:val="clear" w:color="auto" w:fill="auto"/>
          </w:tcPr>
          <w:p w14:paraId="76C90736" w14:textId="7113F047" w:rsidR="002B1AC2" w:rsidRDefault="002B1AC2" w:rsidP="002B1AC2">
            <w:pPr>
              <w:pStyle w:val="TF-TEXTOQUADRO"/>
            </w:pPr>
            <w:r>
              <w:t>Crianças e adolescentes</w:t>
            </w:r>
          </w:p>
        </w:tc>
      </w:tr>
      <w:tr w:rsidR="002B1AC2" w14:paraId="7B8B8132" w14:textId="77777777" w:rsidTr="00A32165">
        <w:trPr>
          <w:trHeight w:val="416"/>
        </w:trPr>
        <w:tc>
          <w:tcPr>
            <w:tcW w:w="3698" w:type="dxa"/>
            <w:shd w:val="clear" w:color="auto" w:fill="auto"/>
          </w:tcPr>
          <w:p w14:paraId="788677F3" w14:textId="03A84BBE" w:rsidR="002B1AC2" w:rsidRDefault="00A32165" w:rsidP="002B1AC2">
            <w:pPr>
              <w:pStyle w:val="TF-TEXTOQUADRO"/>
            </w:pPr>
            <w:r>
              <w:t>Possui monitoramento de parâmetros dentro e/ou fora do jogo?</w:t>
            </w:r>
          </w:p>
        </w:tc>
        <w:tc>
          <w:tcPr>
            <w:tcW w:w="1743" w:type="dxa"/>
            <w:shd w:val="clear" w:color="auto" w:fill="auto"/>
          </w:tcPr>
          <w:p w14:paraId="59B49A77" w14:textId="24323C81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0096A45F" w14:textId="6A4A4BC4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863" w:type="dxa"/>
            <w:shd w:val="clear" w:color="auto" w:fill="auto"/>
          </w:tcPr>
          <w:p w14:paraId="2E2C7B86" w14:textId="1E5DD527" w:rsidR="002B1AC2" w:rsidRDefault="00A32165" w:rsidP="002B1AC2">
            <w:pPr>
              <w:pStyle w:val="TF-TEXTOQUADRO"/>
            </w:pPr>
            <w:r>
              <w:t>Não</w:t>
            </w:r>
          </w:p>
        </w:tc>
      </w:tr>
      <w:tr w:rsidR="002B1AC2" w14:paraId="6EC8F5BD" w14:textId="77777777" w:rsidTr="00A32165">
        <w:trPr>
          <w:trHeight w:val="208"/>
        </w:trPr>
        <w:tc>
          <w:tcPr>
            <w:tcW w:w="3698" w:type="dxa"/>
            <w:shd w:val="clear" w:color="auto" w:fill="auto"/>
          </w:tcPr>
          <w:p w14:paraId="31E84560" w14:textId="346520D7" w:rsidR="002B1AC2" w:rsidRDefault="00A32165" w:rsidP="002B1AC2">
            <w:pPr>
              <w:pStyle w:val="TF-TEXTOQUADRO"/>
            </w:pPr>
            <w:r>
              <w:t>O jogo aplica penalidades por infrações?</w:t>
            </w:r>
          </w:p>
        </w:tc>
        <w:tc>
          <w:tcPr>
            <w:tcW w:w="1743" w:type="dxa"/>
            <w:shd w:val="clear" w:color="auto" w:fill="auto"/>
          </w:tcPr>
          <w:p w14:paraId="36BA4CD1" w14:textId="7D6E48B6" w:rsidR="002B1AC2" w:rsidRDefault="00A32165" w:rsidP="002B1AC2">
            <w:pPr>
              <w:pStyle w:val="TF-TEXTOQUADRO"/>
            </w:pPr>
            <w:r>
              <w:t>Sim</w:t>
            </w:r>
          </w:p>
        </w:tc>
        <w:tc>
          <w:tcPr>
            <w:tcW w:w="1732" w:type="dxa"/>
            <w:shd w:val="clear" w:color="auto" w:fill="auto"/>
          </w:tcPr>
          <w:p w14:paraId="2421B8B5" w14:textId="6AFF762B" w:rsidR="002B1AC2" w:rsidRDefault="00A32165" w:rsidP="002B1AC2">
            <w:pPr>
              <w:pStyle w:val="TF-TEXTOQUADRO"/>
            </w:pPr>
            <w:r>
              <w:t>Não</w:t>
            </w:r>
          </w:p>
        </w:tc>
        <w:tc>
          <w:tcPr>
            <w:tcW w:w="1863" w:type="dxa"/>
            <w:shd w:val="clear" w:color="auto" w:fill="auto"/>
          </w:tcPr>
          <w:p w14:paraId="3CB7B5DF" w14:textId="4EF9493D" w:rsidR="002B1AC2" w:rsidRDefault="00A32165" w:rsidP="002B1AC2">
            <w:pPr>
              <w:pStyle w:val="TF-TEXTOQUADRO"/>
            </w:pPr>
            <w:r>
              <w:t>Sim</w:t>
            </w:r>
          </w:p>
        </w:tc>
      </w:tr>
    </w:tbl>
    <w:p w14:paraId="2E8849AC" w14:textId="3AC14D88" w:rsidR="006B0760" w:rsidRDefault="006B0760" w:rsidP="006B0760">
      <w:pPr>
        <w:pStyle w:val="TF-FONTE"/>
      </w:pPr>
      <w:r>
        <w:t>Fonte: elaborado pelo autor.</w:t>
      </w:r>
    </w:p>
    <w:p w14:paraId="2DA63C49" w14:textId="77777777" w:rsidR="00337903" w:rsidRDefault="00337903" w:rsidP="00A32165">
      <w:pPr>
        <w:jc w:val="both"/>
        <w:rPr>
          <w:sz w:val="20"/>
          <w:szCs w:val="20"/>
        </w:rPr>
      </w:pPr>
    </w:p>
    <w:p w14:paraId="3A44AF85" w14:textId="1F4EC234" w:rsidR="00A32165" w:rsidRDefault="00337903" w:rsidP="00337903">
      <w:pPr>
        <w:ind w:firstLine="567"/>
        <w:jc w:val="both"/>
        <w:rPr>
          <w:sz w:val="20"/>
          <w:szCs w:val="20"/>
        </w:rPr>
      </w:pPr>
      <w:commentRangeStart w:id="139"/>
      <w:r>
        <w:rPr>
          <w:sz w:val="20"/>
          <w:szCs w:val="20"/>
        </w:rPr>
        <w:t>Conforme mostra o Quadro 1, a</w:t>
      </w:r>
      <w:r w:rsidR="00A074DB">
        <w:rPr>
          <w:sz w:val="20"/>
          <w:szCs w:val="20"/>
        </w:rPr>
        <w:t xml:space="preserve"> Unity possui suporte </w:t>
      </w:r>
      <w:r>
        <w:rPr>
          <w:sz w:val="20"/>
          <w:szCs w:val="20"/>
        </w:rPr>
        <w:t xml:space="preserve">para </w:t>
      </w:r>
      <w:r w:rsidR="00A074DB">
        <w:rPr>
          <w:sz w:val="20"/>
          <w:szCs w:val="20"/>
        </w:rPr>
        <w:t>a</w:t>
      </w:r>
      <w:r>
        <w:rPr>
          <w:sz w:val="20"/>
          <w:szCs w:val="20"/>
        </w:rPr>
        <w:t xml:space="preserve"> construção de</w:t>
      </w:r>
      <w:r w:rsidR="00A074DB">
        <w:rPr>
          <w:sz w:val="20"/>
          <w:szCs w:val="20"/>
        </w:rPr>
        <w:t xml:space="preserve"> </w:t>
      </w:r>
      <w:r>
        <w:rPr>
          <w:sz w:val="20"/>
          <w:szCs w:val="20"/>
        </w:rPr>
        <w:t>um ambiente virtual e realidade virtual imersiva</w:t>
      </w:r>
      <w:r w:rsidR="00CC5996">
        <w:rPr>
          <w:sz w:val="20"/>
          <w:szCs w:val="20"/>
        </w:rPr>
        <w:t>, atraindo diversos desenvolvedores e ferramentas para a plataforma, devido a essas influências, optei por escolhê-la para desenvolver o projeto</w:t>
      </w:r>
      <w:commentRangeEnd w:id="139"/>
      <w:r w:rsidR="007B5471">
        <w:rPr>
          <w:rStyle w:val="Refdecomentrio"/>
        </w:rPr>
        <w:commentReference w:id="139"/>
      </w:r>
      <w:r>
        <w:rPr>
          <w:sz w:val="20"/>
          <w:szCs w:val="20"/>
        </w:rPr>
        <w:t xml:space="preserve">. </w:t>
      </w:r>
    </w:p>
    <w:p w14:paraId="04056E12" w14:textId="128A2782" w:rsidR="00337903" w:rsidRDefault="00337903" w:rsidP="00337903">
      <w:pPr>
        <w:ind w:firstLine="567"/>
        <w:jc w:val="both"/>
        <w:rPr>
          <w:sz w:val="20"/>
          <w:szCs w:val="20"/>
        </w:rPr>
      </w:pPr>
      <w:commentRangeStart w:id="140"/>
      <w:r>
        <w:rPr>
          <w:sz w:val="20"/>
          <w:szCs w:val="20"/>
        </w:rPr>
        <w:t>O</w:t>
      </w:r>
      <w:commentRangeEnd w:id="140"/>
      <w:r w:rsidR="007B5471">
        <w:rPr>
          <w:rStyle w:val="Refdecomentrio"/>
        </w:rPr>
        <w:commentReference w:id="140"/>
      </w:r>
      <w:r>
        <w:rPr>
          <w:sz w:val="20"/>
          <w:szCs w:val="20"/>
        </w:rPr>
        <w:t xml:space="preserve"> </w:t>
      </w:r>
      <w:del w:id="141" w:author="Dalton Solano dos Reis" w:date="2023-10-13T19:01:00Z">
        <w:r w:rsidDel="007B5471">
          <w:rPr>
            <w:sz w:val="20"/>
            <w:szCs w:val="20"/>
          </w:rPr>
          <w:delText xml:space="preserve">transitar </w:delText>
        </w:r>
      </w:del>
      <w:commentRangeStart w:id="142"/>
      <w:ins w:id="143" w:author="Dalton Solano dos Reis" w:date="2023-10-13T19:01:00Z">
        <w:r w:rsidR="007B5471">
          <w:rPr>
            <w:sz w:val="20"/>
            <w:szCs w:val="20"/>
          </w:rPr>
          <w:t>T</w:t>
        </w:r>
        <w:r w:rsidR="007B5471">
          <w:rPr>
            <w:sz w:val="20"/>
            <w:szCs w:val="20"/>
          </w:rPr>
          <w:t>ransit</w:t>
        </w:r>
        <w:r w:rsidR="007B5471">
          <w:rPr>
            <w:sz w:val="20"/>
            <w:szCs w:val="20"/>
          </w:rPr>
          <w:t>AR</w:t>
        </w:r>
        <w:r w:rsidR="007B5471">
          <w:rPr>
            <w:sz w:val="20"/>
            <w:szCs w:val="20"/>
          </w:rPr>
          <w:t xml:space="preserve"> </w:t>
        </w:r>
      </w:ins>
      <w:commentRangeEnd w:id="142"/>
      <w:ins w:id="144" w:author="Dalton Solano dos Reis" w:date="2023-10-13T19:02:00Z">
        <w:r w:rsidR="007B5471">
          <w:rPr>
            <w:rStyle w:val="Refdecomentrio"/>
          </w:rPr>
          <w:commentReference w:id="142"/>
        </w:r>
      </w:ins>
      <w:r>
        <w:rPr>
          <w:sz w:val="20"/>
          <w:szCs w:val="20"/>
        </w:rPr>
        <w:t xml:space="preserve">(Buzzi, 2018) consegue realizar a aplicação de diversas leis de trânsito assim como o simulador construído pelo </w:t>
      </w:r>
      <w:commentRangeStart w:id="145"/>
      <w:r>
        <w:rPr>
          <w:sz w:val="20"/>
          <w:szCs w:val="20"/>
        </w:rPr>
        <w:t>Marino</w:t>
      </w:r>
      <w:commentRangeEnd w:id="145"/>
      <w:r w:rsidR="007B5471">
        <w:rPr>
          <w:rStyle w:val="Refdecomentrio"/>
        </w:rPr>
        <w:commentReference w:id="145"/>
      </w:r>
      <w:r>
        <w:rPr>
          <w:sz w:val="20"/>
          <w:szCs w:val="20"/>
        </w:rPr>
        <w:t xml:space="preserve">, porém, suas aplicações e monitoramentos não foram validados com as crianças e adolescentes, seus respectivos </w:t>
      </w:r>
      <w:r w:rsidR="00C17571">
        <w:rPr>
          <w:sz w:val="20"/>
          <w:szCs w:val="20"/>
        </w:rPr>
        <w:t>públicos-alvo</w:t>
      </w:r>
      <w:r>
        <w:rPr>
          <w:sz w:val="20"/>
          <w:szCs w:val="20"/>
        </w:rPr>
        <w:t xml:space="preserve">, </w:t>
      </w:r>
      <w:r w:rsidR="00CC5996">
        <w:rPr>
          <w:sz w:val="20"/>
          <w:szCs w:val="20"/>
        </w:rPr>
        <w:t xml:space="preserve">e como </w:t>
      </w:r>
      <w:r w:rsidR="00C17571">
        <w:rPr>
          <w:sz w:val="20"/>
          <w:szCs w:val="20"/>
        </w:rPr>
        <w:t>citado</w:t>
      </w:r>
      <w:r>
        <w:rPr>
          <w:sz w:val="20"/>
          <w:szCs w:val="20"/>
        </w:rPr>
        <w:t xml:space="preserve"> pelo autor do software transitar (Buzzi, 2018) esse passo seria de </w:t>
      </w:r>
      <w:r w:rsidR="00C17571">
        <w:rPr>
          <w:sz w:val="20"/>
          <w:szCs w:val="20"/>
        </w:rPr>
        <w:t xml:space="preserve">suma importância para concretização do projeto. </w:t>
      </w:r>
    </w:p>
    <w:p w14:paraId="20F36A2E" w14:textId="09CD853D" w:rsidR="00253594" w:rsidRPr="0031298D" w:rsidRDefault="00C17571" w:rsidP="0031298D">
      <w:pPr>
        <w:ind w:firstLine="567"/>
        <w:jc w:val="both"/>
        <w:rPr>
          <w:sz w:val="20"/>
          <w:szCs w:val="20"/>
        </w:rPr>
      </w:pPr>
      <w:commentRangeStart w:id="146"/>
      <w:r>
        <w:rPr>
          <w:sz w:val="20"/>
          <w:szCs w:val="20"/>
        </w:rPr>
        <w:t xml:space="preserve">Comparando </w:t>
      </w:r>
      <w:commentRangeEnd w:id="146"/>
      <w:r w:rsidR="007B5471">
        <w:rPr>
          <w:rStyle w:val="Refdecomentrio"/>
        </w:rPr>
        <w:commentReference w:id="146"/>
      </w:r>
      <w:r>
        <w:rPr>
          <w:sz w:val="20"/>
          <w:szCs w:val="20"/>
        </w:rPr>
        <w:t xml:space="preserve">as características dos trabalhos é possível de apontar que nenhum deles consegue ao mesmo tempo juntar a realidade virtual imersiva, </w:t>
      </w:r>
      <w:commentRangeStart w:id="147"/>
      <w:commentRangeStart w:id="148"/>
      <w:r>
        <w:rPr>
          <w:sz w:val="20"/>
          <w:szCs w:val="20"/>
        </w:rPr>
        <w:t>como no segundo e terceiro projeto</w:t>
      </w:r>
      <w:commentRangeEnd w:id="147"/>
      <w:r>
        <w:rPr>
          <w:rStyle w:val="Refdecomentrio"/>
        </w:rPr>
        <w:commentReference w:id="147"/>
      </w:r>
      <w:commentRangeEnd w:id="148"/>
      <w:r w:rsidR="007B5471">
        <w:rPr>
          <w:rStyle w:val="Refdecomentrio"/>
        </w:rPr>
        <w:commentReference w:id="148"/>
      </w:r>
      <w:r>
        <w:rPr>
          <w:sz w:val="20"/>
          <w:szCs w:val="20"/>
        </w:rPr>
        <w:t xml:space="preserve">, com a aplicação de cenário onde são aplicados conceitos de diversas leis de trânsito em um ambiente dinâmico, como no primeiro projeto, e com </w:t>
      </w:r>
      <w:commentRangeStart w:id="149"/>
      <w:r>
        <w:rPr>
          <w:sz w:val="20"/>
          <w:szCs w:val="20"/>
        </w:rPr>
        <w:t xml:space="preserve">testes validados pelo </w:t>
      </w:r>
      <w:commentRangeEnd w:id="149"/>
      <w:r>
        <w:rPr>
          <w:sz w:val="20"/>
          <w:szCs w:val="20"/>
        </w:rPr>
        <w:t>público-alvo</w:t>
      </w:r>
      <w:r>
        <w:rPr>
          <w:rStyle w:val="Refdecomentrio"/>
        </w:rPr>
        <w:commentReference w:id="149"/>
      </w:r>
      <w:r w:rsidR="00CC5996">
        <w:rPr>
          <w:sz w:val="20"/>
          <w:szCs w:val="20"/>
        </w:rPr>
        <w:t>. O projeto é para juntar os conhecimentos e aplicação de leis em um cenário dinâmico que possui buracos na pista, dificuldades climáticas e telefone tocando, com o conhecimento do que pode causar ansiedade extra, para criar situações que possam levar o condutor a fazer ações erradas.</w:t>
      </w:r>
    </w:p>
    <w:p w14:paraId="3B3FBFE8" w14:textId="77777777" w:rsidR="00253594" w:rsidRPr="00253594" w:rsidRDefault="00253594" w:rsidP="00253594"/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127"/>
      <w:bookmarkEnd w:id="128"/>
      <w:bookmarkEnd w:id="129"/>
      <w:bookmarkEnd w:id="130"/>
      <w:bookmarkEnd w:id="131"/>
      <w:bookmarkEnd w:id="132"/>
      <w:bookmarkEnd w:id="133"/>
    </w:p>
    <w:p w14:paraId="52462D22" w14:textId="4365B614" w:rsidR="00451B94" w:rsidRDefault="00D56E94" w:rsidP="00451B94">
      <w:pPr>
        <w:pStyle w:val="TF-TEXTO"/>
      </w:pPr>
      <w:r>
        <w:t xml:space="preserve">Os requisitos do </w:t>
      </w:r>
      <w:commentRangeStart w:id="150"/>
      <w:r>
        <w:t xml:space="preserve">software </w:t>
      </w:r>
      <w:commentRangeEnd w:id="150"/>
      <w:r w:rsidR="007B5471">
        <w:rPr>
          <w:rStyle w:val="Refdecomentrio"/>
        </w:rPr>
        <w:commentReference w:id="150"/>
      </w:r>
      <w:r>
        <w:t xml:space="preserve">são: </w:t>
      </w:r>
    </w:p>
    <w:p w14:paraId="5601478C" w14:textId="4DB729F1" w:rsidR="00D56E94" w:rsidRDefault="009F7743" w:rsidP="00D56E94">
      <w:pPr>
        <w:pStyle w:val="TF-TEXTO"/>
        <w:numPr>
          <w:ilvl w:val="0"/>
          <w:numId w:val="24"/>
        </w:numPr>
      </w:pPr>
      <w:commentRangeStart w:id="151"/>
      <w:r>
        <w:t xml:space="preserve">Construir </w:t>
      </w:r>
      <w:commentRangeEnd w:id="151"/>
      <w:r w:rsidR="007B5471">
        <w:rPr>
          <w:rStyle w:val="Refdecomentrio"/>
        </w:rPr>
        <w:commentReference w:id="151"/>
      </w:r>
      <w:r>
        <w:t>uma</w:t>
      </w:r>
      <w:r w:rsidR="00D56E94">
        <w:t xml:space="preserve"> cidade fictícia virtual</w:t>
      </w:r>
      <w:r>
        <w:t xml:space="preserve"> como cenário para o jogo</w:t>
      </w:r>
      <w:r w:rsidR="00A7005E">
        <w:t xml:space="preserve"> (</w:t>
      </w:r>
      <w:ins w:id="152" w:author="Dalton Solano dos Reis" w:date="2023-10-13T19:06:00Z">
        <w:r w:rsidR="007B5471">
          <w:t xml:space="preserve">Requsito Funcional - </w:t>
        </w:r>
      </w:ins>
      <w:r w:rsidR="00A7005E">
        <w:t>RF)</w:t>
      </w:r>
      <w:r w:rsidR="00D56E94">
        <w:t>;</w:t>
      </w:r>
    </w:p>
    <w:p w14:paraId="550112BE" w14:textId="4C1D8B6F" w:rsidR="00D56E94" w:rsidRDefault="009F7743" w:rsidP="00D56E94">
      <w:pPr>
        <w:pStyle w:val="TF-TEXTO"/>
        <w:numPr>
          <w:ilvl w:val="0"/>
          <w:numId w:val="24"/>
        </w:numPr>
      </w:pPr>
      <w:r>
        <w:t>Modelar</w:t>
      </w:r>
      <w:r w:rsidR="00D56E94">
        <w:t xml:space="preserve"> um carro </w:t>
      </w:r>
      <w:r>
        <w:t xml:space="preserve">funcional com </w:t>
      </w:r>
      <w:r w:rsidR="00D56E94">
        <w:t>que seja reativo aos movimentos das mãos no volante pelo usuário</w:t>
      </w:r>
      <w:r w:rsidR="00A7005E">
        <w:t xml:space="preserve"> (</w:t>
      </w:r>
      <w:del w:id="153" w:author="Dalton Solano dos Reis" w:date="2023-10-13T19:06:00Z">
        <w:r w:rsidR="00A7005E" w:rsidDel="00957D6B">
          <w:delText xml:space="preserve">Requisito Funcional - </w:delText>
        </w:r>
      </w:del>
      <w:r w:rsidR="00A7005E">
        <w:t>RF);</w:t>
      </w:r>
    </w:p>
    <w:p w14:paraId="3B5F8271" w14:textId="7441A765" w:rsidR="00D56E94" w:rsidRDefault="00D56E94" w:rsidP="00D56E94">
      <w:pPr>
        <w:pStyle w:val="TF-TEXTO"/>
        <w:numPr>
          <w:ilvl w:val="0"/>
          <w:numId w:val="24"/>
        </w:numPr>
      </w:pPr>
      <w:r>
        <w:t>Criar validações de regras de trânsito para serem aplicadas ao mundo virtual</w:t>
      </w:r>
      <w:r w:rsidR="00A7005E">
        <w:t xml:space="preserve"> (RF)</w:t>
      </w:r>
      <w:r>
        <w:t>;</w:t>
      </w:r>
    </w:p>
    <w:p w14:paraId="31574833" w14:textId="11B1C27A" w:rsidR="00D56E94" w:rsidRDefault="009F7743" w:rsidP="00D56E94">
      <w:pPr>
        <w:pStyle w:val="TF-TEXTO"/>
        <w:numPr>
          <w:ilvl w:val="0"/>
          <w:numId w:val="24"/>
        </w:numPr>
      </w:pPr>
      <w:r>
        <w:t>Criar eventos dinâmicos no mundo virtual como neblina, chuva, buracos na pista e notificações no celular</w:t>
      </w:r>
      <w:r w:rsidR="00A7005E">
        <w:t xml:space="preserve"> (RF)</w:t>
      </w:r>
      <w:r>
        <w:t>;</w:t>
      </w:r>
    </w:p>
    <w:p w14:paraId="73E8015C" w14:textId="77F4B6D6" w:rsidR="00A7005E" w:rsidRDefault="00A7005E" w:rsidP="00A7005E">
      <w:pPr>
        <w:pStyle w:val="TF-TEXTO"/>
        <w:numPr>
          <w:ilvl w:val="0"/>
          <w:numId w:val="24"/>
        </w:numPr>
      </w:pPr>
      <w:r>
        <w:t xml:space="preserve">Criar um </w:t>
      </w:r>
      <w:r w:rsidRPr="00A7005E">
        <w:rPr>
          <w:i/>
          <w:iCs/>
        </w:rPr>
        <w:t>hub</w:t>
      </w:r>
      <w:r>
        <w:rPr>
          <w:i/>
          <w:iCs/>
        </w:rPr>
        <w:t xml:space="preserve"> </w:t>
      </w:r>
      <w:r>
        <w:t>onde o usuário conseguirá monitorar níveis de gasolina e mecânica do veículo, desgaste físico e sistema de pontuação (RF);</w:t>
      </w:r>
      <w:r w:rsidRPr="00A7005E">
        <w:t xml:space="preserve"> </w:t>
      </w:r>
    </w:p>
    <w:p w14:paraId="16B3F239" w14:textId="083EA22C" w:rsidR="00A7005E" w:rsidRDefault="00A7005E" w:rsidP="00A7005E">
      <w:pPr>
        <w:pStyle w:val="TF-TEXTO"/>
        <w:numPr>
          <w:ilvl w:val="0"/>
          <w:numId w:val="24"/>
        </w:numPr>
      </w:pPr>
      <w:r>
        <w:t>Utilizar o ambiente de desenvolvimento Unity (</w:t>
      </w:r>
      <w:ins w:id="154" w:author="Dalton Solano dos Reis" w:date="2023-10-13T19:07:00Z">
        <w:r w:rsidR="00957D6B">
          <w:t xml:space="preserve">Requisito Não Funcional - </w:t>
        </w:r>
      </w:ins>
      <w:r>
        <w:t>RNF);</w:t>
      </w:r>
    </w:p>
    <w:p w14:paraId="106031B4" w14:textId="77777777" w:rsidR="00A7005E" w:rsidRDefault="00A7005E" w:rsidP="00A7005E">
      <w:pPr>
        <w:pStyle w:val="TF-TEXTO"/>
        <w:numPr>
          <w:ilvl w:val="0"/>
          <w:numId w:val="24"/>
        </w:numPr>
      </w:pPr>
      <w:r>
        <w:t>Ser desenvolvido para plataforma do Meta Quest 2 (RNF);</w:t>
      </w:r>
    </w:p>
    <w:p w14:paraId="3D955027" w14:textId="37C1B457" w:rsidR="00D56E94" w:rsidRPr="00286FED" w:rsidRDefault="00A7005E" w:rsidP="00CC5996">
      <w:pPr>
        <w:pStyle w:val="TF-TEXTO"/>
        <w:numPr>
          <w:ilvl w:val="0"/>
          <w:numId w:val="24"/>
        </w:numPr>
      </w:pPr>
      <w:r>
        <w:t>Permitir ao usuário interagir com o mundo virtual através dos atuadores presentes no kit básico do Meta Quest 2 (RNF)</w:t>
      </w:r>
      <w:ins w:id="155" w:author="Dalton Solano dos Reis" w:date="2023-10-13T19:06:00Z">
        <w:r w:rsidR="007B5471">
          <w:t>.</w:t>
        </w:r>
      </w:ins>
      <w:del w:id="156" w:author="Dalton Solano dos Reis" w:date="2023-10-13T19:06:00Z">
        <w:r w:rsidDel="007B5471">
          <w:delText>;</w:delText>
        </w:r>
      </w:del>
    </w:p>
    <w:p w14:paraId="17589725" w14:textId="7A0E7B41" w:rsidR="00451B94" w:rsidRPr="007E0D87" w:rsidRDefault="00451B94" w:rsidP="000B0C67">
      <w:pPr>
        <w:pStyle w:val="Ttulo2"/>
      </w:pPr>
      <w:commentRangeStart w:id="157"/>
      <w:r>
        <w:t>METODOLOGIA</w:t>
      </w:r>
      <w:commentRangeEnd w:id="157"/>
      <w:r w:rsidR="00957D6B">
        <w:rPr>
          <w:rStyle w:val="Refdecomentrio"/>
          <w:caps w:val="0"/>
          <w:color w:val="auto"/>
        </w:rPr>
        <w:commentReference w:id="157"/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6FAB900C" w14:textId="69812687" w:rsidR="008862BE" w:rsidRDefault="008862BE" w:rsidP="00424AD5">
      <w:pPr>
        <w:pStyle w:val="TF-ALNEA"/>
        <w:numPr>
          <w:ilvl w:val="0"/>
          <w:numId w:val="10"/>
        </w:numPr>
      </w:pPr>
      <w:r>
        <w:t>levantamento técnico: buscar conhecimento técnico sobre como criar um mundo virtual interativo em Unity;</w:t>
      </w:r>
    </w:p>
    <w:p w14:paraId="37C64D31" w14:textId="0477F9D4" w:rsidR="008862BE" w:rsidRDefault="008862BE" w:rsidP="00424AD5">
      <w:pPr>
        <w:pStyle w:val="TF-ALNEA"/>
        <w:numPr>
          <w:ilvl w:val="0"/>
          <w:numId w:val="10"/>
        </w:numPr>
      </w:pPr>
      <w:r>
        <w:t>levantamento de leis: buscar as leis de trânsito que serão aplicadas ao software para verificação de infrações dentro do jogo;</w:t>
      </w:r>
    </w:p>
    <w:p w14:paraId="47039D46" w14:textId="0B155368" w:rsidR="000B0C67" w:rsidRDefault="008862BE" w:rsidP="00424AD5">
      <w:pPr>
        <w:pStyle w:val="TF-ALNEA"/>
        <w:numPr>
          <w:ilvl w:val="0"/>
          <w:numId w:val="10"/>
        </w:numPr>
      </w:pPr>
      <w:r w:rsidRPr="008862BE">
        <w:t>levantamento de</w:t>
      </w:r>
      <w:r>
        <w:rPr>
          <w:i/>
          <w:iCs/>
        </w:rPr>
        <w:t xml:space="preserve"> </w:t>
      </w:r>
      <w:r w:rsidR="000B0C67" w:rsidRPr="000B0C67">
        <w:rPr>
          <w:i/>
          <w:iCs/>
        </w:rPr>
        <w:t>assets</w:t>
      </w:r>
      <w:r w:rsidR="000B0C67">
        <w:t xml:space="preserve">: buscar </w:t>
      </w:r>
      <w:r w:rsidR="000B0C67" w:rsidRPr="00957D6B">
        <w:rPr>
          <w:i/>
          <w:iCs/>
          <w:rPrChange w:id="158" w:author="Dalton Solano dos Reis" w:date="2023-10-13T19:08:00Z">
            <w:rPr/>
          </w:rPrChange>
        </w:rPr>
        <w:t>assets</w:t>
      </w:r>
      <w:r w:rsidR="000B0C67">
        <w:t xml:space="preserve"> </w:t>
      </w:r>
      <w:r>
        <w:t>na loja</w:t>
      </w:r>
      <w:r w:rsidR="000B0C67">
        <w:t xml:space="preserve"> do Unity para auxiliar nos modelos </w:t>
      </w:r>
      <w:r>
        <w:t>dos elementos que serão trabalhados dentro do jogo como: pedestres, veículos, prédios e sinalização;</w:t>
      </w:r>
    </w:p>
    <w:p w14:paraId="7E15234E" w14:textId="0E1DEB46" w:rsidR="000B0C67" w:rsidRPr="00424AD5" w:rsidRDefault="000B0C67" w:rsidP="008862BE">
      <w:pPr>
        <w:pStyle w:val="TF-ALNEA"/>
        <w:numPr>
          <w:ilvl w:val="0"/>
          <w:numId w:val="10"/>
        </w:numPr>
      </w:pPr>
      <w:r>
        <w:t>modelagem 3D do cenário: criar a cidade em que o jogo inteiro se passará, criando ruas, prédios e pontos de interesse no mapa, como posto de gasolina, mecânica, lanchonete e a sua casa</w:t>
      </w:r>
      <w:r w:rsidR="00451B94" w:rsidRPr="00424AD5">
        <w:t>;</w:t>
      </w:r>
    </w:p>
    <w:p w14:paraId="7D1492D4" w14:textId="5C249B94" w:rsidR="00451B94" w:rsidRPr="00424AD5" w:rsidRDefault="008862BE" w:rsidP="00424AD5">
      <w:pPr>
        <w:pStyle w:val="TF-ALNEA"/>
      </w:pPr>
      <w:r>
        <w:t xml:space="preserve">desenvolvimento: desenvolver o software juntando os conhecimentos técnicos obtidos e aplicando o conhecimento em leis no mundo virtual imersivo utilizando o </w:t>
      </w:r>
      <w:del w:id="159" w:author="Dalton Solano dos Reis" w:date="2023-10-13T19:08:00Z">
        <w:r w:rsidDel="00957D6B">
          <w:delText xml:space="preserve">software </w:delText>
        </w:r>
      </w:del>
      <w:ins w:id="160" w:author="Dalton Solano dos Reis" w:date="2023-10-13T19:08:00Z">
        <w:r w:rsidR="00957D6B">
          <w:t>motor de jogos</w:t>
        </w:r>
      </w:ins>
      <w:del w:id="161" w:author="Dalton Solano dos Reis" w:date="2023-10-13T19:08:00Z">
        <w:r w:rsidDel="00957D6B">
          <w:delText>da</w:delText>
        </w:r>
      </w:del>
      <w:r>
        <w:t xml:space="preserve"> Unity com a linguagem de programação C#</w:t>
      </w:r>
      <w:r w:rsidR="00451B94" w:rsidRPr="00424AD5">
        <w:t>;</w:t>
      </w:r>
    </w:p>
    <w:p w14:paraId="1951C4BB" w14:textId="5A8CF5E3" w:rsidR="00451B94" w:rsidRDefault="008862BE" w:rsidP="00424AD5">
      <w:pPr>
        <w:pStyle w:val="TF-ALNEA"/>
      </w:pPr>
      <w:r>
        <w:t>teste</w:t>
      </w:r>
      <w:r w:rsidR="00451B94" w:rsidRPr="00424AD5">
        <w:t xml:space="preserve">: </w:t>
      </w:r>
      <w:r>
        <w:t>testar se as regras definidas estão sendo</w:t>
      </w:r>
      <w:del w:id="162" w:author="Dalton Solano dos Reis" w:date="2023-10-13T19:09:00Z">
        <w:r w:rsidDel="00957D6B">
          <w:delText xml:space="preserve"> a</w:delText>
        </w:r>
      </w:del>
      <w:r>
        <w:t xml:space="preserve"> aplicadas da maneira como a lei prevê </w:t>
      </w:r>
      <w:r w:rsidR="00D0329D">
        <w:t>e validar consistência do jogo;</w:t>
      </w:r>
    </w:p>
    <w:p w14:paraId="7763FDF6" w14:textId="218BA510" w:rsidR="00D0329D" w:rsidRPr="00424AD5" w:rsidRDefault="00D0329D" w:rsidP="00424AD5">
      <w:pPr>
        <w:pStyle w:val="TF-ALNEA"/>
      </w:pPr>
      <w:r>
        <w:t>validação: validar com o público-alvo se as leis empregadas estão sendo percebidas no jogo.</w:t>
      </w:r>
    </w:p>
    <w:p w14:paraId="01558F06" w14:textId="4E21A83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10E58">
        <w:t xml:space="preserve">Quadro </w:t>
      </w:r>
      <w:r w:rsidR="0060060C">
        <w:fldChar w:fldCharType="end"/>
      </w:r>
      <w:r w:rsidR="000B0C67">
        <w:t>2</w:t>
      </w:r>
      <w:r>
        <w:t>.</w:t>
      </w:r>
    </w:p>
    <w:p w14:paraId="4A5C9559" w14:textId="377F1864" w:rsidR="00451B94" w:rsidRPr="007E0D87" w:rsidRDefault="0060060C" w:rsidP="005B2E12">
      <w:pPr>
        <w:pStyle w:val="TF-LEGENDA"/>
      </w:pPr>
      <w:bookmarkStart w:id="163" w:name="_Ref98650273"/>
      <w:commentRangeStart w:id="164"/>
      <w:r>
        <w:lastRenderedPageBreak/>
        <w:t xml:space="preserve">Quadro </w:t>
      </w:r>
      <w:bookmarkEnd w:id="163"/>
      <w:commentRangeEnd w:id="164"/>
      <w:r w:rsidR="00957D6B">
        <w:rPr>
          <w:rStyle w:val="Refdecomentrio"/>
        </w:rPr>
        <w:commentReference w:id="164"/>
      </w:r>
      <w:r w:rsidR="000B0C67">
        <w:t>2</w:t>
      </w:r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553BB13F" w:rsidR="00451B94" w:rsidRPr="007E0D87" w:rsidRDefault="000B0C67" w:rsidP="00470C41">
            <w:pPr>
              <w:pStyle w:val="TF-TEXTOQUADROCentralizado"/>
            </w:pPr>
            <w:commentRangeStart w:id="165"/>
            <w:r>
              <w:t>2023</w:t>
            </w:r>
            <w:commentRangeEnd w:id="165"/>
            <w:r w:rsidR="00957D6B">
              <w:rPr>
                <w:rStyle w:val="Refdecomentrio"/>
              </w:rPr>
              <w:commentReference w:id="165"/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56DEFBC5" w:rsidR="00451B94" w:rsidRPr="007E0D87" w:rsidRDefault="00D0329D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A44F5C5" w:rsidR="00451B94" w:rsidRPr="007E0D87" w:rsidRDefault="00D0329D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53DBD61" w:rsidR="00451B94" w:rsidRPr="007E0D87" w:rsidRDefault="00D0329D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44461387" w:rsidR="00451B94" w:rsidRPr="007E0D87" w:rsidRDefault="00D0329D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708961F9" w:rsidR="00451B94" w:rsidRPr="007E0D87" w:rsidRDefault="00D0329D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8881DA" w:rsidR="00451B94" w:rsidRPr="007E0D87" w:rsidRDefault="00D0329D" w:rsidP="00470C41">
            <w:pPr>
              <w:pStyle w:val="TF-TEXTOQUADRO"/>
              <w:rPr>
                <w:bCs/>
              </w:rPr>
            </w:pPr>
            <w:r>
              <w:t>levantamento técnico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656E7D33" w:rsidR="00451B94" w:rsidRPr="007E0D87" w:rsidRDefault="00D0329D" w:rsidP="00470C41">
            <w:pPr>
              <w:pStyle w:val="TF-TEXTOQUADRO"/>
            </w:pPr>
            <w:r>
              <w:t>levantamento de leis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4EE26BC2" w:rsidR="00451B94" w:rsidRPr="007E0D87" w:rsidRDefault="00D0329D" w:rsidP="00470C41">
            <w:pPr>
              <w:pStyle w:val="TF-TEXTOQUADRO"/>
            </w:pPr>
            <w:r w:rsidRPr="008862BE">
              <w:t>levantamento de</w:t>
            </w:r>
            <w:r>
              <w:rPr>
                <w:i/>
                <w:iCs/>
              </w:rPr>
              <w:t xml:space="preserve"> </w:t>
            </w:r>
            <w:r w:rsidRPr="000B0C67">
              <w:rPr>
                <w:i/>
                <w:iCs/>
              </w:rPr>
              <w:t>assets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7F7F7F" w:themeFill="text1" w:themeFillTint="80"/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433F0DF1" w:rsidR="00451B94" w:rsidRPr="007E0D87" w:rsidRDefault="00D0329D" w:rsidP="00470C41">
            <w:pPr>
              <w:pStyle w:val="TF-TEXTOQUADRO"/>
            </w:pPr>
            <w:r>
              <w:t>modelagem 3D do cenário</w:t>
            </w:r>
          </w:p>
        </w:tc>
        <w:tc>
          <w:tcPr>
            <w:tcW w:w="273" w:type="dxa"/>
            <w:shd w:val="clear" w:color="auto" w:fill="FFFFFF" w:themeFill="background1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D0329D" w:rsidRPr="007E0D87" w14:paraId="4853E915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CC7E022" w14:textId="2E06B000" w:rsidR="00D0329D" w:rsidRPr="007E0D87" w:rsidRDefault="00D0329D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  <w:shd w:val="clear" w:color="auto" w:fill="FFFFFF" w:themeFill="background1"/>
          </w:tcPr>
          <w:p w14:paraId="4AEE60C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36047A68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4D8AAC4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671C09E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39B3CD1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1CEADD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30F0C2F7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F7442BE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4A3131A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4B1AE7" w14:textId="77777777" w:rsidR="00D0329D" w:rsidRPr="007E0D87" w:rsidRDefault="00D0329D" w:rsidP="00470C41">
            <w:pPr>
              <w:pStyle w:val="TF-TEXTOQUADROCentralizado"/>
            </w:pPr>
          </w:p>
        </w:tc>
      </w:tr>
      <w:tr w:rsidR="00D0329D" w:rsidRPr="007E0D87" w14:paraId="5F6B6171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621AA50" w14:textId="68A305FE" w:rsidR="00D0329D" w:rsidRPr="007E0D87" w:rsidRDefault="00D0329D" w:rsidP="00470C41">
            <w:pPr>
              <w:pStyle w:val="TF-TEXTOQUADRO"/>
            </w:pPr>
            <w:r>
              <w:t>teste</w:t>
            </w:r>
          </w:p>
        </w:tc>
        <w:tc>
          <w:tcPr>
            <w:tcW w:w="273" w:type="dxa"/>
          </w:tcPr>
          <w:p w14:paraId="648F972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A78A90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D7BA1C2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97B9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0077A9F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9F7D7A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4196D8D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E8C771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DC08D88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F0289C0" w14:textId="77777777" w:rsidR="00D0329D" w:rsidRPr="007E0D87" w:rsidRDefault="00D0329D" w:rsidP="00470C41">
            <w:pPr>
              <w:pStyle w:val="TF-TEXTOQUADROCentralizado"/>
            </w:pPr>
          </w:p>
        </w:tc>
      </w:tr>
      <w:tr w:rsidR="00D0329D" w:rsidRPr="007E0D87" w14:paraId="043C6F3D" w14:textId="77777777" w:rsidTr="00D0329D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5860BF6" w14:textId="531CEE07" w:rsidR="00D0329D" w:rsidRPr="007E0D87" w:rsidRDefault="00D0329D" w:rsidP="00470C41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</w:tcPr>
          <w:p w14:paraId="7285A306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BCC0209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C76D9A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87BE77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A2D84A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50486F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5CF76A9E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1AC21FC1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7F7F7F" w:themeFill="text1" w:themeFillTint="80"/>
          </w:tcPr>
          <w:p w14:paraId="2448ED02" w14:textId="77777777" w:rsidR="00D0329D" w:rsidRPr="007E0D87" w:rsidRDefault="00D0329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CB91A8E" w14:textId="77777777" w:rsidR="00D0329D" w:rsidRPr="007E0D87" w:rsidRDefault="00D0329D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957D6B">
      <w:pPr>
        <w:pStyle w:val="Ttulo1"/>
      </w:pPr>
      <w:commentRangeStart w:id="166"/>
      <w:r>
        <w:t xml:space="preserve">REVISÃO </w:t>
      </w:r>
      <w:commentRangeEnd w:id="166"/>
      <w:r w:rsidR="00957D6B">
        <w:rPr>
          <w:rStyle w:val="Refdecomentrio"/>
          <w:b w:val="0"/>
          <w:caps w:val="0"/>
        </w:rPr>
        <w:commentReference w:id="166"/>
      </w:r>
      <w:r>
        <w:t>BIBLIOGRÁFICA</w:t>
      </w:r>
    </w:p>
    <w:p w14:paraId="26F3BEC9" w14:textId="4F0B26FB" w:rsidR="000B12B2" w:rsidRDefault="00FA310D" w:rsidP="00A94DD1">
      <w:pPr>
        <w:pStyle w:val="TF-TEXTO"/>
      </w:pPr>
      <w:r>
        <w:t>Nesta seção é descrito de maneira sucinta os assuntos que fundamentam o estudo a ser realizado: trânsito  e realidade virtual imersiva.</w:t>
      </w:r>
    </w:p>
    <w:p w14:paraId="5DF49178" w14:textId="71A66F1A" w:rsidR="00C63992" w:rsidRDefault="00C63992" w:rsidP="0062604D">
      <w:pPr>
        <w:pStyle w:val="TF-TEXTO"/>
      </w:pPr>
      <w:r>
        <w:t>Ao que indica os dados da DataSUS (Ministério da Saúde</w:t>
      </w:r>
      <w:r w:rsidR="00FA310D">
        <w:t>)</w:t>
      </w:r>
      <w:r>
        <w:t>, os óbitos aumentaram 2% no país de 2019 para 2020, mesmo 2020 sendo um ano com pandemia onde as pessoas tiveram que ficar em casa os números de penalidades por embriagues aumentaram quase 120% também nesse período. Foi verificado também os óbitos nos domingos e sábados entre o mês de janeiro e fevereiro nos anos de 2021 e 2022, e os dados mostraram que o houve um aumento de 13% de óbitos nesse período, demonstrando como a preocupação com o trânsito deve ser tratada com seriedade.</w:t>
      </w:r>
      <w:r w:rsidR="0062604D">
        <w:t xml:space="preserve"> </w:t>
      </w:r>
    </w:p>
    <w:p w14:paraId="6FEAE5C1" w14:textId="77777777" w:rsidR="00451B94" w:rsidRDefault="00451B94" w:rsidP="00F83A19">
      <w:pPr>
        <w:pStyle w:val="TF-refernciasbibliogrficasTTULO"/>
      </w:pPr>
      <w:bookmarkStart w:id="167" w:name="_Toc351015602"/>
      <w:bookmarkEnd w:id="119"/>
      <w:bookmarkEnd w:id="120"/>
      <w:bookmarkEnd w:id="121"/>
      <w:bookmarkEnd w:id="122"/>
      <w:bookmarkEnd w:id="123"/>
      <w:bookmarkEnd w:id="124"/>
      <w:bookmarkEnd w:id="125"/>
      <w:commentRangeStart w:id="168"/>
      <w:r>
        <w:t>Referências</w:t>
      </w:r>
      <w:bookmarkEnd w:id="167"/>
      <w:commentRangeEnd w:id="168"/>
      <w:r w:rsidR="00957D6B">
        <w:rPr>
          <w:rStyle w:val="Refdecomentrio"/>
          <w:b w:val="0"/>
          <w:caps w:val="0"/>
        </w:rPr>
        <w:commentReference w:id="168"/>
      </w:r>
    </w:p>
    <w:p w14:paraId="62891F76" w14:textId="77777777" w:rsidR="0000224C" w:rsidRDefault="0000224C" w:rsidP="00770837">
      <w:pPr>
        <w:pStyle w:val="TF-refernciasbibliogrficasTTULO"/>
        <w:jc w:val="left"/>
      </w:pPr>
    </w:p>
    <w:sectPr w:rsidR="0000224C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Dalton Solano dos Reis" w:date="2023-10-13T18:37:00Z" w:initials="DS">
    <w:p w14:paraId="518B9EF6" w14:textId="77777777" w:rsidR="00B324D1" w:rsidRDefault="00B324D1" w:rsidP="00E5374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Arrumar.</w:t>
      </w:r>
    </w:p>
  </w:comment>
  <w:comment w:id="12" w:author="Dalton Solano dos Reis" w:date="2023-10-13T18:37:00Z" w:initials="DS">
    <w:p w14:paraId="4DF17B27" w14:textId="77777777" w:rsidR="00B324D1" w:rsidRDefault="00B324D1" w:rsidP="00D0690D">
      <w:r>
        <w:rPr>
          <w:rStyle w:val="Refdecomentrio"/>
        </w:rPr>
        <w:annotationRef/>
      </w:r>
      <w:r>
        <w:rPr>
          <w:sz w:val="20"/>
          <w:szCs w:val="20"/>
        </w:rPr>
        <w:t>ATENÇÃO … a Introdução tem texto com afirmações sem uso de citações de referências bibliográficas.</w:t>
      </w:r>
    </w:p>
    <w:p w14:paraId="440E6DBF" w14:textId="77777777" w:rsidR="00B324D1" w:rsidRDefault="00B324D1" w:rsidP="00D0690D"/>
    <w:p w14:paraId="3CE68659" w14:textId="77777777" w:rsidR="00B324D1" w:rsidRDefault="00B324D1" w:rsidP="00D0690D">
      <w:r>
        <w:rPr>
          <w:sz w:val="20"/>
          <w:szCs w:val="20"/>
        </w:rPr>
        <w:t>No caso de citação direta se deve ter uma citação com numeração da página.</w:t>
      </w:r>
    </w:p>
  </w:comment>
  <w:comment w:id="13" w:author="Dalton Solano dos Reis" w:date="2023-10-13T18:37:00Z" w:initials="DS">
    <w:p w14:paraId="4261DBDA" w14:textId="77777777" w:rsidR="00B324D1" w:rsidRDefault="00B324D1" w:rsidP="00CD4DC1">
      <w:r>
        <w:rPr>
          <w:rStyle w:val="Refdecomentrio"/>
        </w:rPr>
        <w:annotationRef/>
      </w:r>
      <w:r>
        <w:rPr>
          <w:sz w:val="20"/>
          <w:szCs w:val="20"/>
        </w:rPr>
        <w:t>Depois dos 3 parágrafos sobre o trânsito (que vais juntar num só parágrafo), ter um 1 ou 3 parágrafos sobre simuladores de trânsito e Realidade Virtual Imersiva (RVi). Depois 1 paragrafo do uso do Oculus de RV e Oculues Quest em RVi.</w:t>
      </w:r>
    </w:p>
  </w:comment>
  <w:comment w:id="14" w:author="Dalton Solano dos Reis" w:date="2023-10-13T18:38:00Z" w:initials="DS">
    <w:p w14:paraId="45EC8B49" w14:textId="77777777" w:rsidR="00B324D1" w:rsidRDefault="00B324D1" w:rsidP="00234A42">
      <w:r>
        <w:rPr>
          <w:rStyle w:val="Refdecomentrio"/>
        </w:rPr>
        <w:annotationRef/>
      </w:r>
      <w:r>
        <w:rPr>
          <w:sz w:val="20"/>
          <w:szCs w:val="20"/>
        </w:rPr>
        <w:t>Juntar com parágrafo anterior.</w:t>
      </w:r>
    </w:p>
    <w:p w14:paraId="2D64B373" w14:textId="77777777" w:rsidR="00B324D1" w:rsidRDefault="00B324D1" w:rsidP="00234A42">
      <w:r>
        <w:rPr>
          <w:sz w:val="20"/>
          <w:szCs w:val="20"/>
        </w:rPr>
        <w:t>Evitar parágrafos com menos de 3 frases.</w:t>
      </w:r>
    </w:p>
  </w:comment>
  <w:comment w:id="15" w:author="Vítor Gabriel Eduardo" w:date="2023-10-03T10:06:00Z" w:initials="VG">
    <w:p w14:paraId="5202D268" w14:textId="38FC2121" w:rsidR="009E0892" w:rsidRDefault="009E0892" w:rsidP="00C43E9F">
      <w:pPr>
        <w:pStyle w:val="Textodecomentrio"/>
      </w:pPr>
      <w:r>
        <w:rPr>
          <w:rStyle w:val="Refdecomentrio"/>
        </w:rPr>
        <w:annotationRef/>
      </w:r>
      <w:hyperlink r:id="rId1" w:history="1">
        <w:r w:rsidRPr="00C43E9F">
          <w:rPr>
            <w:rStyle w:val="Hyperlink"/>
            <w:noProof w:val="0"/>
          </w:rPr>
          <w:t>https://www.paho.org/pt/topicos/seguranca-no-transito</w:t>
        </w:r>
      </w:hyperlink>
    </w:p>
  </w:comment>
  <w:comment w:id="19" w:author="Dalton Solano dos Reis" w:date="2023-10-13T18:38:00Z" w:initials="DS">
    <w:p w14:paraId="2A807DDA" w14:textId="77777777" w:rsidR="00B324D1" w:rsidRDefault="00B324D1" w:rsidP="003456A5">
      <w:r>
        <w:rPr>
          <w:rStyle w:val="Refdecomentrio"/>
        </w:rPr>
        <w:annotationRef/>
      </w:r>
      <w:r>
        <w:rPr>
          <w:sz w:val="20"/>
          <w:szCs w:val="20"/>
        </w:rPr>
        <w:t>Juntar com o parágrafo anterior.</w:t>
      </w:r>
    </w:p>
  </w:comment>
  <w:comment w:id="20" w:author="Vítor Gabriel Eduardo" w:date="2023-10-03T10:23:00Z" w:initials="VG">
    <w:p w14:paraId="73855F38" w14:textId="1FBADBAF" w:rsidR="005A3FC6" w:rsidRDefault="00762608" w:rsidP="00001962">
      <w:pPr>
        <w:pStyle w:val="Textodecomentrio"/>
      </w:pPr>
      <w:r>
        <w:rPr>
          <w:rStyle w:val="Refdecomentrio"/>
        </w:rPr>
        <w:annotationRef/>
      </w:r>
      <w:hyperlink r:id="rId2" w:history="1">
        <w:r w:rsidR="005A3FC6" w:rsidRPr="00001962">
          <w:rPr>
            <w:rStyle w:val="Hyperlink"/>
            <w:noProof w:val="0"/>
          </w:rPr>
          <w:t>https://www.onsv.org.br/source/files/originals/Relatorio_ONSV_2022_25.7_internet-089959.pdf</w:t>
        </w:r>
      </w:hyperlink>
      <w:r w:rsidR="005A3FC6">
        <w:t xml:space="preserve"> Página 12, Página 32</w:t>
      </w:r>
    </w:p>
  </w:comment>
  <w:comment w:id="21" w:author="Dalton Solano dos Reis" w:date="2023-10-13T18:35:00Z" w:initials="DS">
    <w:p w14:paraId="36DA9FA9" w14:textId="77777777" w:rsidR="00B324D1" w:rsidRDefault="00B324D1" w:rsidP="0012442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Arrumar.</w:t>
      </w:r>
    </w:p>
  </w:comment>
  <w:comment w:id="46" w:author="Dalton Solano dos Reis" w:date="2023-10-13T18:39:00Z" w:initials="DS">
    <w:p w14:paraId="432AF32B" w14:textId="77777777" w:rsidR="00B324D1" w:rsidRDefault="00B324D1" w:rsidP="00935DB0">
      <w:r>
        <w:rPr>
          <w:rStyle w:val="Refdecomentrio"/>
        </w:rPr>
        <w:annotationRef/>
      </w:r>
      <w:r>
        <w:rPr>
          <w:sz w:val="20"/>
          <w:szCs w:val="20"/>
        </w:rPr>
        <w:t>É este o nome mesmo “atualizadores”?</w:t>
      </w:r>
    </w:p>
  </w:comment>
  <w:comment w:id="52" w:author="Dalton Solano dos Reis" w:date="2023-10-13T18:39:00Z" w:initials="DS">
    <w:p w14:paraId="7DE8A37B" w14:textId="77777777" w:rsidR="00B324D1" w:rsidRDefault="00B324D1" w:rsidP="007E64A2">
      <w:r>
        <w:rPr>
          <w:rStyle w:val="Refdecomentrio"/>
        </w:rPr>
        <w:annotationRef/>
      </w:r>
      <w:r>
        <w:rPr>
          <w:sz w:val="20"/>
          <w:szCs w:val="20"/>
        </w:rPr>
        <w:t>Arrumar .. JUNIOR não é sobrenome .. ver exemplo de citações no material e TCC1.</w:t>
      </w:r>
    </w:p>
  </w:comment>
  <w:comment w:id="55" w:author="Dalton Solano dos Reis" w:date="2023-10-13T18:40:00Z" w:initials="DS">
    <w:p w14:paraId="3866914E" w14:textId="77777777" w:rsidR="00B324D1" w:rsidRDefault="00B324D1" w:rsidP="00497F94">
      <w:r>
        <w:rPr>
          <w:rStyle w:val="Refdecomentrio"/>
        </w:rPr>
        <w:annotationRef/>
      </w:r>
      <w:r>
        <w:rPr>
          <w:sz w:val="20"/>
          <w:szCs w:val="20"/>
        </w:rPr>
        <w:t>Juntar com parágrafo anterior.</w:t>
      </w:r>
    </w:p>
    <w:p w14:paraId="6B89F648" w14:textId="77777777" w:rsidR="00B324D1" w:rsidRDefault="00B324D1" w:rsidP="00497F94">
      <w:r>
        <w:rPr>
          <w:sz w:val="20"/>
          <w:szCs w:val="20"/>
        </w:rPr>
        <w:t>Parágrafo com frase longa .. dividir em frases.</w:t>
      </w:r>
    </w:p>
  </w:comment>
  <w:comment w:id="56" w:author="Dalton Solano dos Reis" w:date="2023-10-13T18:40:00Z" w:initials="DS">
    <w:p w14:paraId="47F99033" w14:textId="77777777" w:rsidR="00B324D1" w:rsidRDefault="00B324D1" w:rsidP="00796CB7">
      <w:r>
        <w:rPr>
          <w:rStyle w:val="Refdecomentrio"/>
        </w:rPr>
        <w:annotationRef/>
      </w:r>
      <w:r>
        <w:rPr>
          <w:sz w:val="20"/>
          <w:szCs w:val="20"/>
        </w:rPr>
        <w:t>Figura deve ser citada no texto.</w:t>
      </w:r>
    </w:p>
    <w:p w14:paraId="2BB0B8A1" w14:textId="77777777" w:rsidR="00B324D1" w:rsidRDefault="00B324D1" w:rsidP="00796CB7">
      <w:r>
        <w:rPr>
          <w:sz w:val="20"/>
          <w:szCs w:val="20"/>
        </w:rPr>
        <w:t>Figura deve ser centralizada no texto ,,, ver formato.</w:t>
      </w:r>
    </w:p>
  </w:comment>
  <w:comment w:id="57" w:author="Dalton Solano dos Reis" w:date="2023-10-13T18:41:00Z" w:initials="DS">
    <w:p w14:paraId="6318D6C6" w14:textId="77777777" w:rsidR="00B324D1" w:rsidRDefault="00B324D1" w:rsidP="008A350C">
      <w:r>
        <w:rPr>
          <w:rStyle w:val="Refdecomentrio"/>
        </w:rPr>
        <w:annotationRef/>
      </w:r>
      <w:r>
        <w:rPr>
          <w:sz w:val="20"/>
          <w:szCs w:val="20"/>
        </w:rPr>
        <w:t>Colocar marcações no itens da imagem para usar na explicação no texto sobre estes itens.</w:t>
      </w:r>
    </w:p>
  </w:comment>
  <w:comment w:id="58" w:author="Dalton Solano dos Reis" w:date="2023-10-13T18:41:00Z" w:initials="DS">
    <w:p w14:paraId="78AB3D77" w14:textId="77777777" w:rsidR="00B324D1" w:rsidRDefault="00B324D1" w:rsidP="001B1952">
      <w:r>
        <w:rPr>
          <w:rStyle w:val="Refdecomentrio"/>
        </w:rPr>
        <w:annotationRef/>
      </w:r>
      <w:r>
        <w:rPr>
          <w:sz w:val="20"/>
          <w:szCs w:val="20"/>
        </w:rPr>
        <w:t>A fonte termina com ponto final.</w:t>
      </w:r>
    </w:p>
  </w:comment>
  <w:comment w:id="59" w:author="Dalton Solano dos Reis" w:date="2023-10-13T18:41:00Z" w:initials="DS">
    <w:p w14:paraId="6AFCF442" w14:textId="77777777" w:rsidR="00B324D1" w:rsidRDefault="00B324D1" w:rsidP="005C5E1B">
      <w:r>
        <w:rPr>
          <w:rStyle w:val="Refdecomentrio"/>
        </w:rPr>
        <w:annotationRef/>
      </w:r>
      <w:r>
        <w:rPr>
          <w:sz w:val="20"/>
          <w:szCs w:val="20"/>
        </w:rPr>
        <w:t>O texto não pode ter linha em branco.</w:t>
      </w:r>
    </w:p>
  </w:comment>
  <w:comment w:id="62" w:author="Dalton Solano dos Reis" w:date="2023-10-13T18:52:00Z" w:initials="DS">
    <w:p w14:paraId="76D222FC" w14:textId="77777777" w:rsidR="0050775C" w:rsidRDefault="0050775C" w:rsidP="00256506">
      <w:r>
        <w:rPr>
          <w:rStyle w:val="Refdecomentrio"/>
        </w:rPr>
        <w:annotationRef/>
      </w:r>
      <w:r>
        <w:rPr>
          <w:sz w:val="20"/>
          <w:szCs w:val="20"/>
        </w:rPr>
        <w:t>Frase longa.</w:t>
      </w:r>
    </w:p>
  </w:comment>
  <w:comment w:id="67" w:author="Dalton Solano dos Reis" w:date="2023-10-13T18:52:00Z" w:initials="DS">
    <w:p w14:paraId="057F76A6" w14:textId="77777777" w:rsidR="0050775C" w:rsidRDefault="0050775C" w:rsidP="001D689E">
      <w:r>
        <w:rPr>
          <w:rStyle w:val="Refdecomentrio"/>
        </w:rPr>
        <w:annotationRef/>
      </w:r>
      <w:r>
        <w:rPr>
          <w:sz w:val="20"/>
          <w:szCs w:val="20"/>
        </w:rPr>
        <w:t>Juntar com parágrafo anterior.</w:t>
      </w:r>
    </w:p>
  </w:comment>
  <w:comment w:id="71" w:author="Dalton Solano dos Reis" w:date="2023-10-13T18:52:00Z" w:initials="DS">
    <w:p w14:paraId="68412E4F" w14:textId="77777777" w:rsidR="0050775C" w:rsidRDefault="0050775C" w:rsidP="004D6545">
      <w:r>
        <w:rPr>
          <w:rStyle w:val="Refdecomentrio"/>
        </w:rPr>
        <w:annotationRef/>
      </w:r>
      <w:r>
        <w:rPr>
          <w:sz w:val="20"/>
          <w:szCs w:val="20"/>
        </w:rPr>
        <w:t>Frase longa.</w:t>
      </w:r>
    </w:p>
  </w:comment>
  <w:comment w:id="80" w:author="Dalton Solano dos Reis" w:date="2023-10-13T18:52:00Z" w:initials="DS">
    <w:p w14:paraId="3006FE38" w14:textId="77777777" w:rsidR="0050775C" w:rsidRDefault="0050775C" w:rsidP="00B7167E">
      <w:r>
        <w:rPr>
          <w:rStyle w:val="Refdecomentrio"/>
        </w:rPr>
        <w:annotationRef/>
      </w:r>
      <w:r>
        <w:rPr>
          <w:sz w:val="20"/>
          <w:szCs w:val="20"/>
        </w:rPr>
        <w:t>Juntar com o parágrafo anterior.</w:t>
      </w:r>
    </w:p>
  </w:comment>
  <w:comment w:id="81" w:author="Dalton Solano dos Reis" w:date="2023-10-13T18:53:00Z" w:initials="DS">
    <w:p w14:paraId="4CB15594" w14:textId="77777777" w:rsidR="0050775C" w:rsidRDefault="0050775C" w:rsidP="0020680C">
      <w:r>
        <w:rPr>
          <w:rStyle w:val="Refdecomentrio"/>
        </w:rPr>
        <w:annotationRef/>
      </w:r>
      <w:r>
        <w:rPr>
          <w:sz w:val="20"/>
          <w:szCs w:val="20"/>
        </w:rPr>
        <w:t>Frase longa.</w:t>
      </w:r>
    </w:p>
  </w:comment>
  <w:comment w:id="82" w:author="Dalton Solano dos Reis" w:date="2023-10-13T18:53:00Z" w:initials="DS">
    <w:p w14:paraId="1F71146A" w14:textId="77777777" w:rsidR="0050775C" w:rsidRDefault="0050775C" w:rsidP="000D6396">
      <w:r>
        <w:rPr>
          <w:rStyle w:val="Refdecomentrio"/>
        </w:rPr>
        <w:annotationRef/>
      </w:r>
      <w:r>
        <w:rPr>
          <w:sz w:val="20"/>
          <w:szCs w:val="20"/>
        </w:rPr>
        <w:t>Linha em branco.</w:t>
      </w:r>
    </w:p>
  </w:comment>
  <w:comment w:id="84" w:author="Dalton Solano dos Reis" w:date="2023-10-13T18:53:00Z" w:initials="DS">
    <w:p w14:paraId="5A3018D0" w14:textId="77777777" w:rsidR="0050775C" w:rsidRDefault="0050775C" w:rsidP="00CB239A">
      <w:r>
        <w:rPr>
          <w:rStyle w:val="Refdecomentrio"/>
        </w:rPr>
        <w:annotationRef/>
      </w:r>
      <w:r>
        <w:rPr>
          <w:sz w:val="20"/>
          <w:szCs w:val="20"/>
        </w:rPr>
        <w:t>Borda envolta da figura.</w:t>
      </w:r>
    </w:p>
    <w:p w14:paraId="0234DA8D" w14:textId="77777777" w:rsidR="0050775C" w:rsidRDefault="0050775C" w:rsidP="00CB239A">
      <w:r>
        <w:rPr>
          <w:sz w:val="20"/>
          <w:szCs w:val="20"/>
        </w:rPr>
        <w:t>A figura deve ser citada no texto.</w:t>
      </w:r>
    </w:p>
    <w:p w14:paraId="66A5DE59" w14:textId="77777777" w:rsidR="0050775C" w:rsidRDefault="0050775C" w:rsidP="00CB239A">
      <w:r>
        <w:rPr>
          <w:sz w:val="20"/>
          <w:szCs w:val="20"/>
        </w:rPr>
        <w:t>Traduzir as legendas dentro da figura.</w:t>
      </w:r>
    </w:p>
  </w:comment>
  <w:comment w:id="87" w:author="Dalton Solano dos Reis" w:date="2023-10-13T18:54:00Z" w:initials="DS">
    <w:p w14:paraId="71A3E654" w14:textId="77777777" w:rsidR="0050775C" w:rsidRDefault="0050775C" w:rsidP="00946177">
      <w:r>
        <w:rPr>
          <w:rStyle w:val="Refdecomentrio"/>
        </w:rPr>
        <w:annotationRef/>
      </w:r>
      <w:r>
        <w:rPr>
          <w:sz w:val="20"/>
          <w:szCs w:val="20"/>
        </w:rPr>
        <w:t>Frase longa.</w:t>
      </w:r>
    </w:p>
  </w:comment>
  <w:comment w:id="91" w:author="Dalton Solano dos Reis" w:date="2023-10-13T18:54:00Z" w:initials="DS">
    <w:p w14:paraId="5ACD4D6B" w14:textId="77777777" w:rsidR="0050775C" w:rsidRDefault="0050775C" w:rsidP="008876B1">
      <w:r>
        <w:rPr>
          <w:rStyle w:val="Refdecomentrio"/>
        </w:rPr>
        <w:annotationRef/>
      </w:r>
      <w:r>
        <w:rPr>
          <w:sz w:val="20"/>
          <w:szCs w:val="20"/>
        </w:rPr>
        <w:t>Arrumar.</w:t>
      </w:r>
    </w:p>
  </w:comment>
  <w:comment w:id="93" w:author="Dalton Solano dos Reis" w:date="2023-10-13T18:54:00Z" w:initials="DS">
    <w:p w14:paraId="23AAA4A8" w14:textId="77777777" w:rsidR="0050775C" w:rsidRDefault="0050775C" w:rsidP="00E262C2">
      <w:r>
        <w:rPr>
          <w:rStyle w:val="Refdecomentrio"/>
        </w:rPr>
        <w:annotationRef/>
      </w:r>
      <w:r>
        <w:rPr>
          <w:sz w:val="20"/>
          <w:szCs w:val="20"/>
        </w:rPr>
        <w:t>Juntar com parágrafo anterior.</w:t>
      </w:r>
    </w:p>
  </w:comment>
  <w:comment w:id="117" w:author="Dalton Solano dos Reis" w:date="2023-10-13T18:56:00Z" w:initials="DS">
    <w:p w14:paraId="0D4426FB" w14:textId="77777777" w:rsidR="007B5471" w:rsidRDefault="00DC26AE" w:rsidP="00AC3686">
      <w:r>
        <w:rPr>
          <w:rStyle w:val="Refdecomentrio"/>
        </w:rPr>
        <w:annotationRef/>
      </w:r>
      <w:r w:rsidR="007B5471">
        <w:rPr>
          <w:sz w:val="20"/>
          <w:szCs w:val="20"/>
        </w:rPr>
        <w:t>Figura deve ser citada no texto.</w:t>
      </w:r>
    </w:p>
    <w:p w14:paraId="6649142C" w14:textId="77777777" w:rsidR="007B5471" w:rsidRDefault="007B5471" w:rsidP="00AC3686">
      <w:r>
        <w:rPr>
          <w:sz w:val="20"/>
          <w:szCs w:val="20"/>
        </w:rPr>
        <w:t>Figura deve ter legenda.</w:t>
      </w:r>
      <w:r>
        <w:rPr>
          <w:sz w:val="20"/>
          <w:szCs w:val="20"/>
        </w:rPr>
        <w:cr/>
        <w:t>Figura deve ser centralizada em relação a margem esquerda e direita.</w:t>
      </w:r>
      <w:r>
        <w:rPr>
          <w:sz w:val="20"/>
          <w:szCs w:val="20"/>
        </w:rPr>
        <w:cr/>
        <w:t>A frase da fonte termina com ponto final.</w:t>
      </w:r>
    </w:p>
  </w:comment>
  <w:comment w:id="118" w:author="Dalton Solano dos Reis" w:date="2023-10-13T18:56:00Z" w:initials="DS">
    <w:p w14:paraId="01D5F350" w14:textId="06DA8238" w:rsidR="007B5471" w:rsidRDefault="007B5471" w:rsidP="00321AC0">
      <w:r>
        <w:rPr>
          <w:rStyle w:val="Refdecomentrio"/>
        </w:rPr>
        <w:annotationRef/>
      </w:r>
      <w:r>
        <w:rPr>
          <w:sz w:val="20"/>
          <w:szCs w:val="20"/>
        </w:rPr>
        <w:t>Arrumar</w:t>
      </w:r>
    </w:p>
  </w:comment>
  <w:comment w:id="126" w:author="Dalton Solano dos Reis" w:date="2023-10-13T19:04:00Z" w:initials="DSdR">
    <w:p w14:paraId="153DBEC0" w14:textId="77777777" w:rsidR="007B5471" w:rsidRDefault="007B5471" w:rsidP="00646BC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encontrei no texto está descrição.</w:t>
      </w:r>
    </w:p>
  </w:comment>
  <w:comment w:id="134" w:author="Dalton Solano dos Reis" w:date="2023-10-13T18:58:00Z" w:initials="DS">
    <w:p w14:paraId="418ED5AE" w14:textId="44CAE96B" w:rsidR="007B5471" w:rsidRDefault="007B5471" w:rsidP="00B0530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é uma tabela.!!</w:t>
      </w:r>
    </w:p>
  </w:comment>
  <w:comment w:id="136" w:author="Dalton Solano dos Reis" w:date="2023-10-13T18:59:00Z" w:initials="DS">
    <w:p w14:paraId="524EAFF1" w14:textId="77777777" w:rsidR="007B5471" w:rsidRDefault="007B5471" w:rsidP="004826D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quadro deve ser citado no texto.</w:t>
      </w:r>
    </w:p>
  </w:comment>
  <w:comment w:id="137" w:author="Dalton Solano dos Reis" w:date="2023-10-13T18:59:00Z" w:initials="DS">
    <w:p w14:paraId="3E34A631" w14:textId="77777777" w:rsidR="007B5471" w:rsidRDefault="007B5471" w:rsidP="003C6C7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Arrumar.</w:t>
      </w:r>
    </w:p>
  </w:comment>
  <w:comment w:id="138" w:author="Dalton Solano dos Reis" w:date="2023-10-13T18:59:00Z" w:initials="DS">
    <w:p w14:paraId="772E65D5" w14:textId="77777777" w:rsidR="007B5471" w:rsidRDefault="007B5471" w:rsidP="00E8503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que significa o "X".</w:t>
      </w:r>
    </w:p>
  </w:comment>
  <w:comment w:id="139" w:author="Dalton Solano dos Reis" w:date="2023-10-13T19:01:00Z" w:initials="DS">
    <w:p w14:paraId="30A4196B" w14:textId="77777777" w:rsidR="007B5471" w:rsidRDefault="007B5471" w:rsidP="00DB5B5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quadro 1 não mostra isto.</w:t>
      </w:r>
    </w:p>
    <w:p w14:paraId="50F5F35C" w14:textId="77777777" w:rsidR="007B5471" w:rsidRDefault="007B5471" w:rsidP="00DB5B54">
      <w:r>
        <w:rPr>
          <w:color w:val="000000"/>
          <w:sz w:val="20"/>
          <w:szCs w:val="20"/>
        </w:rPr>
        <w:t>Não se deve usar verbo no pessoal.</w:t>
      </w:r>
    </w:p>
  </w:comment>
  <w:comment w:id="140" w:author="Dalton Solano dos Reis" w:date="2023-10-13T19:02:00Z" w:initials="DS">
    <w:p w14:paraId="76E02E86" w14:textId="77777777" w:rsidR="007B5471" w:rsidRDefault="007B5471" w:rsidP="00377AF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Frase longa.</w:t>
      </w:r>
    </w:p>
  </w:comment>
  <w:comment w:id="142" w:author="Dalton Solano dos Reis" w:date="2023-10-13T19:02:00Z" w:initials="DS">
    <w:p w14:paraId="60F1570E" w14:textId="47E65E37" w:rsidR="007B5471" w:rsidRDefault="007B5471" w:rsidP="002C4CD8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usar o nome do aplicativo mas sim só a citação.</w:t>
      </w:r>
    </w:p>
  </w:comment>
  <w:comment w:id="145" w:author="Dalton Solano dos Reis" w:date="2023-10-13T19:02:00Z" w:initials="DS">
    <w:p w14:paraId="6ACA7503" w14:textId="77777777" w:rsidR="007B5471" w:rsidRDefault="007B5471" w:rsidP="00DE3F8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Arrumar.</w:t>
      </w:r>
    </w:p>
  </w:comment>
  <w:comment w:id="146" w:author="Dalton Solano dos Reis" w:date="2023-10-13T19:04:00Z" w:initials="DSdR">
    <w:p w14:paraId="75CA3B9E" w14:textId="77777777" w:rsidR="007B5471" w:rsidRDefault="007B5471" w:rsidP="00902837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Frase longa.</w:t>
      </w:r>
    </w:p>
  </w:comment>
  <w:comment w:id="147" w:author="Vítor Gabriel Eduardo" w:date="2023-10-03T09:42:00Z" w:initials="VG">
    <w:p w14:paraId="7470C3B4" w14:textId="1DF65E34" w:rsidR="00C17571" w:rsidRDefault="00C17571" w:rsidP="00F65EC9">
      <w:pPr>
        <w:pStyle w:val="Textodecomentrio"/>
      </w:pPr>
      <w:r>
        <w:rPr>
          <w:rStyle w:val="Refdecomentrio"/>
        </w:rPr>
        <w:annotationRef/>
      </w:r>
      <w:r>
        <w:rPr>
          <w:lang w:val="en-US"/>
        </w:rPr>
        <w:t>Como colocar referenciar certo primeiro, segundo e terceiro projeto?</w:t>
      </w:r>
    </w:p>
  </w:comment>
  <w:comment w:id="148" w:author="Dalton Solano dos Reis" w:date="2023-10-13T19:03:00Z" w:initials="DSdR">
    <w:p w14:paraId="4E1CDB2B" w14:textId="77777777" w:rsidR="007B5471" w:rsidRDefault="007B5471" w:rsidP="00667AF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as citações das referências. Ver os exemplos de projetos.</w:t>
      </w:r>
    </w:p>
  </w:comment>
  <w:comment w:id="149" w:author="Vítor Gabriel Eduardo" w:date="2023-10-03T09:43:00Z" w:initials="VG">
    <w:p w14:paraId="7CC998C0" w14:textId="64BA628A" w:rsidR="00C17571" w:rsidRDefault="00C17571" w:rsidP="00D74257">
      <w:pPr>
        <w:pStyle w:val="Textodecomentrio"/>
      </w:pPr>
      <w:r>
        <w:rPr>
          <w:rStyle w:val="Refdecomentrio"/>
        </w:rPr>
        <w:annotationRef/>
      </w:r>
      <w:r>
        <w:rPr>
          <w:lang w:val="en-US"/>
        </w:rPr>
        <w:t>Como posso falar em dados que validei isso com o público alvo?</w:t>
      </w:r>
    </w:p>
  </w:comment>
  <w:comment w:id="150" w:author="Dalton Solano dos Reis" w:date="2023-10-13T19:05:00Z" w:initials="DSdR">
    <w:p w14:paraId="641923CB" w14:textId="77777777" w:rsidR="007B5471" w:rsidRDefault="007B5471" w:rsidP="00DD2F3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Cuidado, rever todo texto para padronizar … aplicativo.</w:t>
      </w:r>
    </w:p>
  </w:comment>
  <w:comment w:id="151" w:author="Dalton Solano dos Reis" w:date="2023-10-13T19:05:00Z" w:initials="DSdR">
    <w:p w14:paraId="24396E5A" w14:textId="77777777" w:rsidR="007B5471" w:rsidRDefault="007B5471" w:rsidP="001B3C36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Iniciar itens com letra minúscula.</w:t>
      </w:r>
    </w:p>
  </w:comment>
  <w:comment w:id="157" w:author="Dalton Solano dos Reis" w:date="2023-10-13T19:09:00Z" w:initials="DSdR">
    <w:p w14:paraId="140E866B" w14:textId="77777777" w:rsidR="00957D6B" w:rsidRDefault="00957D6B" w:rsidP="000B2D7A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Falta a etapa de especificação.</w:t>
      </w:r>
    </w:p>
  </w:comment>
  <w:comment w:id="164" w:author="Dalton Solano dos Reis" w:date="2023-10-13T19:10:00Z" w:initials="DSdR">
    <w:p w14:paraId="02DA4665" w14:textId="77777777" w:rsidR="00957D6B" w:rsidRDefault="00957D6B" w:rsidP="002D3D6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Falta etapa da especificação.</w:t>
      </w:r>
    </w:p>
  </w:comment>
  <w:comment w:id="165" w:author="Dalton Solano dos Reis" w:date="2023-10-13T19:10:00Z" w:initials="DSdR">
    <w:p w14:paraId="3DCE1706" w14:textId="15D0F25D" w:rsidR="00957D6B" w:rsidRDefault="00957D6B" w:rsidP="000864CF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É para ser quando vais fazer TCC2.</w:t>
      </w:r>
    </w:p>
  </w:comment>
  <w:comment w:id="166" w:author="Dalton Solano dos Reis" w:date="2023-10-13T19:11:00Z" w:initials="DSdR">
    <w:p w14:paraId="60080ED9" w14:textId="77777777" w:rsidR="00957D6B" w:rsidRDefault="00957D6B" w:rsidP="00472CF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Fazer.</w:t>
      </w:r>
    </w:p>
  </w:comment>
  <w:comment w:id="168" w:author="Dalton Solano dos Reis" w:date="2023-10-13T19:11:00Z" w:initials="DSdR">
    <w:p w14:paraId="605F2096" w14:textId="77777777" w:rsidR="00957D6B" w:rsidRDefault="00957D6B" w:rsidP="007C60F7">
      <w:r>
        <w:rPr>
          <w:rStyle w:val="Refdecomentrio"/>
        </w:rPr>
        <w:annotationRef/>
      </w:r>
      <w:r>
        <w:rPr>
          <w:sz w:val="20"/>
          <w:szCs w:val="20"/>
        </w:rPr>
        <w:t>Fazer.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8B9EF6" w15:done="0"/>
  <w15:commentEx w15:paraId="3CE68659" w15:done="0"/>
  <w15:commentEx w15:paraId="4261DBDA" w15:done="0"/>
  <w15:commentEx w15:paraId="2D64B373" w15:done="0"/>
  <w15:commentEx w15:paraId="5202D268" w15:done="1"/>
  <w15:commentEx w15:paraId="2A807DDA" w15:done="0"/>
  <w15:commentEx w15:paraId="73855F38" w15:done="0"/>
  <w15:commentEx w15:paraId="36DA9FA9" w15:paraIdParent="73855F38" w15:done="0"/>
  <w15:commentEx w15:paraId="432AF32B" w15:done="0"/>
  <w15:commentEx w15:paraId="7DE8A37B" w15:done="0"/>
  <w15:commentEx w15:paraId="6B89F648" w15:done="0"/>
  <w15:commentEx w15:paraId="2BB0B8A1" w15:done="0"/>
  <w15:commentEx w15:paraId="6318D6C6" w15:done="0"/>
  <w15:commentEx w15:paraId="78AB3D77" w15:done="0"/>
  <w15:commentEx w15:paraId="6AFCF442" w15:done="0"/>
  <w15:commentEx w15:paraId="76D222FC" w15:done="0"/>
  <w15:commentEx w15:paraId="057F76A6" w15:done="0"/>
  <w15:commentEx w15:paraId="68412E4F" w15:done="0"/>
  <w15:commentEx w15:paraId="3006FE38" w15:done="0"/>
  <w15:commentEx w15:paraId="4CB15594" w15:done="0"/>
  <w15:commentEx w15:paraId="1F71146A" w15:done="0"/>
  <w15:commentEx w15:paraId="66A5DE59" w15:done="0"/>
  <w15:commentEx w15:paraId="71A3E654" w15:done="0"/>
  <w15:commentEx w15:paraId="5ACD4D6B" w15:done="0"/>
  <w15:commentEx w15:paraId="23AAA4A8" w15:done="0"/>
  <w15:commentEx w15:paraId="6649142C" w15:done="0"/>
  <w15:commentEx w15:paraId="01D5F350" w15:done="0"/>
  <w15:commentEx w15:paraId="153DBEC0" w15:done="0"/>
  <w15:commentEx w15:paraId="418ED5AE" w15:done="0"/>
  <w15:commentEx w15:paraId="524EAFF1" w15:done="0"/>
  <w15:commentEx w15:paraId="3E34A631" w15:done="0"/>
  <w15:commentEx w15:paraId="772E65D5" w15:done="0"/>
  <w15:commentEx w15:paraId="50F5F35C" w15:done="0"/>
  <w15:commentEx w15:paraId="76E02E86" w15:done="0"/>
  <w15:commentEx w15:paraId="60F1570E" w15:done="0"/>
  <w15:commentEx w15:paraId="6ACA7503" w15:done="0"/>
  <w15:commentEx w15:paraId="75CA3B9E" w15:done="0"/>
  <w15:commentEx w15:paraId="7470C3B4" w15:done="1"/>
  <w15:commentEx w15:paraId="4E1CDB2B" w15:done="0"/>
  <w15:commentEx w15:paraId="7CC998C0" w15:done="1"/>
  <w15:commentEx w15:paraId="641923CB" w15:done="0"/>
  <w15:commentEx w15:paraId="24396E5A" w15:done="0"/>
  <w15:commentEx w15:paraId="140E866B" w15:done="0"/>
  <w15:commentEx w15:paraId="02DA4665" w15:done="0"/>
  <w15:commentEx w15:paraId="3DCE1706" w15:done="0"/>
  <w15:commentEx w15:paraId="60080ED9" w15:done="0"/>
  <w15:commentEx w15:paraId="605F20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DAE52D0" w16cex:dateUtc="2023-10-13T21:37:00Z"/>
  <w16cex:commentExtensible w16cex:durableId="78D4F308" w16cex:dateUtc="2023-10-13T21:37:00Z"/>
  <w16cex:commentExtensible w16cex:durableId="22D6A5F5" w16cex:dateUtc="2023-10-13T21:37:00Z"/>
  <w16cex:commentExtensible w16cex:durableId="4659F3A3" w16cex:dateUtc="2023-10-13T21:38:00Z"/>
  <w16cex:commentExtensible w16cex:durableId="31904A96" w16cex:dateUtc="2023-10-03T13:06:00Z"/>
  <w16cex:commentExtensible w16cex:durableId="35CCF357" w16cex:dateUtc="2023-10-13T21:38:00Z"/>
  <w16cex:commentExtensible w16cex:durableId="30D81E17" w16cex:dateUtc="2023-10-03T13:23:00Z"/>
  <w16cex:commentExtensible w16cex:durableId="6302DAEE" w16cex:dateUtc="2023-10-13T21:35:00Z"/>
  <w16cex:commentExtensible w16cex:durableId="6BED0693" w16cex:dateUtc="2023-10-13T21:39:00Z"/>
  <w16cex:commentExtensible w16cex:durableId="3B9F47AD" w16cex:dateUtc="2023-10-13T21:39:00Z"/>
  <w16cex:commentExtensible w16cex:durableId="33FBA0B5" w16cex:dateUtc="2023-10-13T21:40:00Z"/>
  <w16cex:commentExtensible w16cex:durableId="04E8EB13" w16cex:dateUtc="2023-10-13T21:40:00Z"/>
  <w16cex:commentExtensible w16cex:durableId="67F93359" w16cex:dateUtc="2023-10-13T21:41:00Z"/>
  <w16cex:commentExtensible w16cex:durableId="1B9D946C" w16cex:dateUtc="2023-10-13T21:41:00Z"/>
  <w16cex:commentExtensible w16cex:durableId="62E3E8D4" w16cex:dateUtc="2023-10-13T21:41:00Z"/>
  <w16cex:commentExtensible w16cex:durableId="1A5BE47B" w16cex:dateUtc="2023-10-13T21:52:00Z"/>
  <w16cex:commentExtensible w16cex:durableId="289FC751" w16cex:dateUtc="2023-10-13T21:52:00Z"/>
  <w16cex:commentExtensible w16cex:durableId="635EC493" w16cex:dateUtc="2023-10-13T21:52:00Z"/>
  <w16cex:commentExtensible w16cex:durableId="75F3B2AB" w16cex:dateUtc="2023-10-13T21:52:00Z"/>
  <w16cex:commentExtensible w16cex:durableId="28ADF989" w16cex:dateUtc="2023-10-13T21:53:00Z"/>
  <w16cex:commentExtensible w16cex:durableId="78F83555" w16cex:dateUtc="2023-10-13T21:53:00Z"/>
  <w16cex:commentExtensible w16cex:durableId="094AC339" w16cex:dateUtc="2023-10-13T21:53:00Z"/>
  <w16cex:commentExtensible w16cex:durableId="2F4131A9" w16cex:dateUtc="2023-10-13T21:54:00Z"/>
  <w16cex:commentExtensible w16cex:durableId="2315C63B" w16cex:dateUtc="2023-10-13T21:54:00Z"/>
  <w16cex:commentExtensible w16cex:durableId="5750CCB7" w16cex:dateUtc="2023-10-13T21:54:00Z"/>
  <w16cex:commentExtensible w16cex:durableId="7F768ACF" w16cex:dateUtc="2023-10-13T21:56:00Z"/>
  <w16cex:commentExtensible w16cex:durableId="2790ACE5" w16cex:dateUtc="2023-10-13T21:56:00Z"/>
  <w16cex:commentExtensible w16cex:durableId="46C96F69" w16cex:dateUtc="2023-10-13T22:04:00Z"/>
  <w16cex:commentExtensible w16cex:durableId="5E0BCC56" w16cex:dateUtc="2023-10-13T21:58:00Z"/>
  <w16cex:commentExtensible w16cex:durableId="28BEB588" w16cex:dateUtc="2023-10-13T21:59:00Z"/>
  <w16cex:commentExtensible w16cex:durableId="2AEE43D1" w16cex:dateUtc="2023-10-13T21:59:00Z"/>
  <w16cex:commentExtensible w16cex:durableId="64165D70" w16cex:dateUtc="2023-10-13T21:59:00Z"/>
  <w16cex:commentExtensible w16cex:durableId="1637D6CA" w16cex:dateUtc="2023-10-13T22:01:00Z"/>
  <w16cex:commentExtensible w16cex:durableId="4D9D2C1A" w16cex:dateUtc="2023-10-13T22:02:00Z"/>
  <w16cex:commentExtensible w16cex:durableId="182CFDB4" w16cex:dateUtc="2023-10-13T22:02:00Z"/>
  <w16cex:commentExtensible w16cex:durableId="73C3FCA2" w16cex:dateUtc="2023-10-13T22:02:00Z"/>
  <w16cex:commentExtensible w16cex:durableId="5FC0481D" w16cex:dateUtc="2023-10-13T22:04:00Z"/>
  <w16cex:commentExtensible w16cex:durableId="3E826272" w16cex:dateUtc="2023-10-03T12:42:00Z"/>
  <w16cex:commentExtensible w16cex:durableId="27E8F83E" w16cex:dateUtc="2023-10-13T22:03:00Z"/>
  <w16cex:commentExtensible w16cex:durableId="5D1622AA" w16cex:dateUtc="2023-10-03T12:43:00Z"/>
  <w16cex:commentExtensible w16cex:durableId="45242507" w16cex:dateUtc="2023-10-13T22:05:00Z"/>
  <w16cex:commentExtensible w16cex:durableId="74CC69F0" w16cex:dateUtc="2023-10-13T22:05:00Z"/>
  <w16cex:commentExtensible w16cex:durableId="2789F2C7" w16cex:dateUtc="2023-10-13T22:09:00Z"/>
  <w16cex:commentExtensible w16cex:durableId="4AB71859" w16cex:dateUtc="2023-10-13T22:10:00Z"/>
  <w16cex:commentExtensible w16cex:durableId="5636F2E3" w16cex:dateUtc="2023-10-13T22:10:00Z"/>
  <w16cex:commentExtensible w16cex:durableId="3497DC7C" w16cex:dateUtc="2023-10-13T22:11:00Z"/>
  <w16cex:commentExtensible w16cex:durableId="59F23855" w16cex:dateUtc="2023-10-13T22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8B9EF6" w16cid:durableId="2DAE52D0"/>
  <w16cid:commentId w16cid:paraId="3CE68659" w16cid:durableId="78D4F308"/>
  <w16cid:commentId w16cid:paraId="4261DBDA" w16cid:durableId="22D6A5F5"/>
  <w16cid:commentId w16cid:paraId="2D64B373" w16cid:durableId="4659F3A3"/>
  <w16cid:commentId w16cid:paraId="5202D268" w16cid:durableId="31904A96"/>
  <w16cid:commentId w16cid:paraId="2A807DDA" w16cid:durableId="35CCF357"/>
  <w16cid:commentId w16cid:paraId="73855F38" w16cid:durableId="30D81E17"/>
  <w16cid:commentId w16cid:paraId="36DA9FA9" w16cid:durableId="6302DAEE"/>
  <w16cid:commentId w16cid:paraId="432AF32B" w16cid:durableId="6BED0693"/>
  <w16cid:commentId w16cid:paraId="7DE8A37B" w16cid:durableId="3B9F47AD"/>
  <w16cid:commentId w16cid:paraId="6B89F648" w16cid:durableId="33FBA0B5"/>
  <w16cid:commentId w16cid:paraId="2BB0B8A1" w16cid:durableId="04E8EB13"/>
  <w16cid:commentId w16cid:paraId="6318D6C6" w16cid:durableId="67F93359"/>
  <w16cid:commentId w16cid:paraId="78AB3D77" w16cid:durableId="1B9D946C"/>
  <w16cid:commentId w16cid:paraId="6AFCF442" w16cid:durableId="62E3E8D4"/>
  <w16cid:commentId w16cid:paraId="76D222FC" w16cid:durableId="1A5BE47B"/>
  <w16cid:commentId w16cid:paraId="057F76A6" w16cid:durableId="289FC751"/>
  <w16cid:commentId w16cid:paraId="68412E4F" w16cid:durableId="635EC493"/>
  <w16cid:commentId w16cid:paraId="3006FE38" w16cid:durableId="75F3B2AB"/>
  <w16cid:commentId w16cid:paraId="4CB15594" w16cid:durableId="28ADF989"/>
  <w16cid:commentId w16cid:paraId="1F71146A" w16cid:durableId="78F83555"/>
  <w16cid:commentId w16cid:paraId="66A5DE59" w16cid:durableId="094AC339"/>
  <w16cid:commentId w16cid:paraId="71A3E654" w16cid:durableId="2F4131A9"/>
  <w16cid:commentId w16cid:paraId="5ACD4D6B" w16cid:durableId="2315C63B"/>
  <w16cid:commentId w16cid:paraId="23AAA4A8" w16cid:durableId="5750CCB7"/>
  <w16cid:commentId w16cid:paraId="6649142C" w16cid:durableId="7F768ACF"/>
  <w16cid:commentId w16cid:paraId="01D5F350" w16cid:durableId="2790ACE5"/>
  <w16cid:commentId w16cid:paraId="153DBEC0" w16cid:durableId="46C96F69"/>
  <w16cid:commentId w16cid:paraId="418ED5AE" w16cid:durableId="5E0BCC56"/>
  <w16cid:commentId w16cid:paraId="524EAFF1" w16cid:durableId="28BEB588"/>
  <w16cid:commentId w16cid:paraId="3E34A631" w16cid:durableId="2AEE43D1"/>
  <w16cid:commentId w16cid:paraId="772E65D5" w16cid:durableId="64165D70"/>
  <w16cid:commentId w16cid:paraId="50F5F35C" w16cid:durableId="1637D6CA"/>
  <w16cid:commentId w16cid:paraId="76E02E86" w16cid:durableId="4D9D2C1A"/>
  <w16cid:commentId w16cid:paraId="60F1570E" w16cid:durableId="182CFDB4"/>
  <w16cid:commentId w16cid:paraId="6ACA7503" w16cid:durableId="73C3FCA2"/>
  <w16cid:commentId w16cid:paraId="75CA3B9E" w16cid:durableId="5FC0481D"/>
  <w16cid:commentId w16cid:paraId="7470C3B4" w16cid:durableId="3E826272"/>
  <w16cid:commentId w16cid:paraId="4E1CDB2B" w16cid:durableId="27E8F83E"/>
  <w16cid:commentId w16cid:paraId="7CC998C0" w16cid:durableId="5D1622AA"/>
  <w16cid:commentId w16cid:paraId="641923CB" w16cid:durableId="45242507"/>
  <w16cid:commentId w16cid:paraId="24396E5A" w16cid:durableId="74CC69F0"/>
  <w16cid:commentId w16cid:paraId="140E866B" w16cid:durableId="2789F2C7"/>
  <w16cid:commentId w16cid:paraId="02DA4665" w16cid:durableId="4AB71859"/>
  <w16cid:commentId w16cid:paraId="3DCE1706" w16cid:durableId="5636F2E3"/>
  <w16cid:commentId w16cid:paraId="60080ED9" w16cid:durableId="3497DC7C"/>
  <w16cid:commentId w16cid:paraId="605F2096" w16cid:durableId="59F238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FA442" w14:textId="77777777" w:rsidR="003B04F3" w:rsidRDefault="003B04F3">
      <w:r>
        <w:separator/>
      </w:r>
    </w:p>
  </w:endnote>
  <w:endnote w:type="continuationSeparator" w:id="0">
    <w:p w14:paraId="513B3027" w14:textId="77777777" w:rsidR="003B04F3" w:rsidRDefault="003B0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A18BA" w14:textId="77777777" w:rsidR="003B04F3" w:rsidRDefault="003B04F3">
      <w:r>
        <w:separator/>
      </w:r>
    </w:p>
  </w:footnote>
  <w:footnote w:type="continuationSeparator" w:id="0">
    <w:p w14:paraId="25F43737" w14:textId="77777777" w:rsidR="003B04F3" w:rsidRDefault="003B04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93209B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05053B0"/>
    <w:multiLevelType w:val="hybridMultilevel"/>
    <w:tmpl w:val="1FD6CBD2"/>
    <w:lvl w:ilvl="0" w:tplc="7CF4177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213C2C33"/>
    <w:multiLevelType w:val="hybridMultilevel"/>
    <w:tmpl w:val="DE1A10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B369C"/>
    <w:multiLevelType w:val="hybridMultilevel"/>
    <w:tmpl w:val="988A5C58"/>
    <w:lvl w:ilvl="0" w:tplc="D56E5B8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68B3570C"/>
    <w:multiLevelType w:val="hybridMultilevel"/>
    <w:tmpl w:val="81204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9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8"/>
  </w:num>
  <w:num w:numId="13" w16cid:durableId="138995809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10"/>
  </w:num>
  <w:num w:numId="16" w16cid:durableId="67052266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10"/>
  </w:num>
  <w:num w:numId="18" w16cid:durableId="214692154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90689959">
    <w:abstractNumId w:val="4"/>
  </w:num>
  <w:num w:numId="21" w16cid:durableId="14211015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52490758">
    <w:abstractNumId w:val="5"/>
  </w:num>
  <w:num w:numId="23" w16cid:durableId="1285237171">
    <w:abstractNumId w:val="7"/>
  </w:num>
  <w:num w:numId="24" w16cid:durableId="19893439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  <w15:person w15:author="Vítor Gabriel Eduardo">
    <w15:presenceInfo w15:providerId="AD" w15:userId="S::veduardo@furb.br::84ce2146-d14e-4957-a355-2a6d340d7f0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2A07"/>
    <w:rsid w:val="000533DA"/>
    <w:rsid w:val="0005457F"/>
    <w:rsid w:val="00055B53"/>
    <w:rsid w:val="000608E9"/>
    <w:rsid w:val="00061FEB"/>
    <w:rsid w:val="000667DF"/>
    <w:rsid w:val="0007209B"/>
    <w:rsid w:val="00075792"/>
    <w:rsid w:val="00080F9C"/>
    <w:rsid w:val="00081A2B"/>
    <w:rsid w:val="0008579A"/>
    <w:rsid w:val="00086AA8"/>
    <w:rsid w:val="0008732D"/>
    <w:rsid w:val="0009735C"/>
    <w:rsid w:val="000A104C"/>
    <w:rsid w:val="000A19DE"/>
    <w:rsid w:val="000A3EAB"/>
    <w:rsid w:val="000B0C67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64FE"/>
    <w:rsid w:val="001208E3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51F5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24BB2"/>
    <w:rsid w:val="00235240"/>
    <w:rsid w:val="002368FD"/>
    <w:rsid w:val="0024110F"/>
    <w:rsid w:val="002423AB"/>
    <w:rsid w:val="002431A9"/>
    <w:rsid w:val="002440B0"/>
    <w:rsid w:val="00253594"/>
    <w:rsid w:val="0025685C"/>
    <w:rsid w:val="002730AC"/>
    <w:rsid w:val="00276E8F"/>
    <w:rsid w:val="0027792D"/>
    <w:rsid w:val="00282723"/>
    <w:rsid w:val="00282788"/>
    <w:rsid w:val="0028617A"/>
    <w:rsid w:val="0029608A"/>
    <w:rsid w:val="002A6617"/>
    <w:rsid w:val="002A7E1B"/>
    <w:rsid w:val="002B0EDC"/>
    <w:rsid w:val="002B1AC2"/>
    <w:rsid w:val="002B4718"/>
    <w:rsid w:val="002E6DD1"/>
    <w:rsid w:val="002F027E"/>
    <w:rsid w:val="002F0D36"/>
    <w:rsid w:val="002F6021"/>
    <w:rsid w:val="00310E58"/>
    <w:rsid w:val="0031298D"/>
    <w:rsid w:val="00312CEA"/>
    <w:rsid w:val="00320BFA"/>
    <w:rsid w:val="0032378D"/>
    <w:rsid w:val="003255B3"/>
    <w:rsid w:val="003323B0"/>
    <w:rsid w:val="00335048"/>
    <w:rsid w:val="00337903"/>
    <w:rsid w:val="00340AD0"/>
    <w:rsid w:val="00340B6D"/>
    <w:rsid w:val="00340C8E"/>
    <w:rsid w:val="003437C6"/>
    <w:rsid w:val="00344540"/>
    <w:rsid w:val="00347AC5"/>
    <w:rsid w:val="003519A3"/>
    <w:rsid w:val="00362443"/>
    <w:rsid w:val="0037046F"/>
    <w:rsid w:val="00377DA7"/>
    <w:rsid w:val="00383087"/>
    <w:rsid w:val="0039297D"/>
    <w:rsid w:val="003A2B7D"/>
    <w:rsid w:val="003A4A75"/>
    <w:rsid w:val="003A5366"/>
    <w:rsid w:val="003B04F3"/>
    <w:rsid w:val="003B647A"/>
    <w:rsid w:val="003C5262"/>
    <w:rsid w:val="003D398C"/>
    <w:rsid w:val="003D473B"/>
    <w:rsid w:val="003D4B35"/>
    <w:rsid w:val="003E4F19"/>
    <w:rsid w:val="003F5F25"/>
    <w:rsid w:val="004031B3"/>
    <w:rsid w:val="0040436D"/>
    <w:rsid w:val="00410543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61F2"/>
    <w:rsid w:val="00470C41"/>
    <w:rsid w:val="0047690F"/>
    <w:rsid w:val="00476C78"/>
    <w:rsid w:val="00482174"/>
    <w:rsid w:val="0048576D"/>
    <w:rsid w:val="00493B1A"/>
    <w:rsid w:val="0049495C"/>
    <w:rsid w:val="00497EF6"/>
    <w:rsid w:val="004A3C84"/>
    <w:rsid w:val="004B42D8"/>
    <w:rsid w:val="004B6B8F"/>
    <w:rsid w:val="004B7511"/>
    <w:rsid w:val="004E23CE"/>
    <w:rsid w:val="004E516B"/>
    <w:rsid w:val="004F3C47"/>
    <w:rsid w:val="00500539"/>
    <w:rsid w:val="00503373"/>
    <w:rsid w:val="00503F3F"/>
    <w:rsid w:val="00504693"/>
    <w:rsid w:val="005059DC"/>
    <w:rsid w:val="0050775C"/>
    <w:rsid w:val="00513F0E"/>
    <w:rsid w:val="005312EB"/>
    <w:rsid w:val="00536336"/>
    <w:rsid w:val="0054044B"/>
    <w:rsid w:val="00540E28"/>
    <w:rsid w:val="00542ED7"/>
    <w:rsid w:val="00550D4A"/>
    <w:rsid w:val="00552832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7274"/>
    <w:rsid w:val="005A362B"/>
    <w:rsid w:val="005A3B4D"/>
    <w:rsid w:val="005A3FC6"/>
    <w:rsid w:val="005A4952"/>
    <w:rsid w:val="005A4CE8"/>
    <w:rsid w:val="005B20A1"/>
    <w:rsid w:val="005B2478"/>
    <w:rsid w:val="005B2E12"/>
    <w:rsid w:val="005C21FC"/>
    <w:rsid w:val="005C30AE"/>
    <w:rsid w:val="005E0C19"/>
    <w:rsid w:val="005E35F3"/>
    <w:rsid w:val="005E400D"/>
    <w:rsid w:val="005E698D"/>
    <w:rsid w:val="005F09F1"/>
    <w:rsid w:val="005F645A"/>
    <w:rsid w:val="005F7EDE"/>
    <w:rsid w:val="0060060C"/>
    <w:rsid w:val="006102F0"/>
    <w:rsid w:val="006118D1"/>
    <w:rsid w:val="0061251F"/>
    <w:rsid w:val="00613B57"/>
    <w:rsid w:val="00620D93"/>
    <w:rsid w:val="0062386A"/>
    <w:rsid w:val="00624A88"/>
    <w:rsid w:val="0062576D"/>
    <w:rsid w:val="00625788"/>
    <w:rsid w:val="0062604D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8E8"/>
    <w:rsid w:val="006A6460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F52ED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353D8"/>
    <w:rsid w:val="0073605C"/>
    <w:rsid w:val="007425D6"/>
    <w:rsid w:val="00752038"/>
    <w:rsid w:val="007554DF"/>
    <w:rsid w:val="0075776D"/>
    <w:rsid w:val="007613FB"/>
    <w:rsid w:val="00761E34"/>
    <w:rsid w:val="00762608"/>
    <w:rsid w:val="00770837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B5471"/>
    <w:rsid w:val="007D0720"/>
    <w:rsid w:val="007D10F2"/>
    <w:rsid w:val="007D207E"/>
    <w:rsid w:val="007D6DEC"/>
    <w:rsid w:val="007E1563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2CF6"/>
    <w:rsid w:val="00833DE8"/>
    <w:rsid w:val="00833F47"/>
    <w:rsid w:val="008348C3"/>
    <w:rsid w:val="008373B4"/>
    <w:rsid w:val="008400EC"/>
    <w:rsid w:val="008404C4"/>
    <w:rsid w:val="00847D37"/>
    <w:rsid w:val="0085001D"/>
    <w:rsid w:val="00870802"/>
    <w:rsid w:val="00871A41"/>
    <w:rsid w:val="008862BE"/>
    <w:rsid w:val="00886D76"/>
    <w:rsid w:val="00897019"/>
    <w:rsid w:val="008A3072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11CD9"/>
    <w:rsid w:val="00912B71"/>
    <w:rsid w:val="009261DE"/>
    <w:rsid w:val="00931632"/>
    <w:rsid w:val="00932C92"/>
    <w:rsid w:val="009454E4"/>
    <w:rsid w:val="00946836"/>
    <w:rsid w:val="00957D6B"/>
    <w:rsid w:val="0096683A"/>
    <w:rsid w:val="00967611"/>
    <w:rsid w:val="00984240"/>
    <w:rsid w:val="00987F2B"/>
    <w:rsid w:val="00995B07"/>
    <w:rsid w:val="009A2619"/>
    <w:rsid w:val="009A5850"/>
    <w:rsid w:val="009B10D6"/>
    <w:rsid w:val="009D65D0"/>
    <w:rsid w:val="009D7E91"/>
    <w:rsid w:val="009E0892"/>
    <w:rsid w:val="009E135E"/>
    <w:rsid w:val="009E3C92"/>
    <w:rsid w:val="009E54F4"/>
    <w:rsid w:val="009E71AD"/>
    <w:rsid w:val="009F2BFA"/>
    <w:rsid w:val="009F7743"/>
    <w:rsid w:val="00A017C9"/>
    <w:rsid w:val="00A03A3D"/>
    <w:rsid w:val="00A045C4"/>
    <w:rsid w:val="00A074DB"/>
    <w:rsid w:val="00A10DFA"/>
    <w:rsid w:val="00A21708"/>
    <w:rsid w:val="00A22362"/>
    <w:rsid w:val="00A249BA"/>
    <w:rsid w:val="00A307C7"/>
    <w:rsid w:val="00A32165"/>
    <w:rsid w:val="00A44581"/>
    <w:rsid w:val="00A45093"/>
    <w:rsid w:val="00A50EAF"/>
    <w:rsid w:val="00A602F9"/>
    <w:rsid w:val="00A650EE"/>
    <w:rsid w:val="00A65818"/>
    <w:rsid w:val="00A662C8"/>
    <w:rsid w:val="00A7005E"/>
    <w:rsid w:val="00A71157"/>
    <w:rsid w:val="00A8235E"/>
    <w:rsid w:val="00A826DF"/>
    <w:rsid w:val="00A94DD1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5AE2"/>
    <w:rsid w:val="00AE7343"/>
    <w:rsid w:val="00AF73D0"/>
    <w:rsid w:val="00B00A13"/>
    <w:rsid w:val="00B00D69"/>
    <w:rsid w:val="00B00E04"/>
    <w:rsid w:val="00B02348"/>
    <w:rsid w:val="00B05485"/>
    <w:rsid w:val="00B1458E"/>
    <w:rsid w:val="00B14C51"/>
    <w:rsid w:val="00B20021"/>
    <w:rsid w:val="00B20FDE"/>
    <w:rsid w:val="00B324D1"/>
    <w:rsid w:val="00B42041"/>
    <w:rsid w:val="00B43FBF"/>
    <w:rsid w:val="00B44F11"/>
    <w:rsid w:val="00B46926"/>
    <w:rsid w:val="00B51846"/>
    <w:rsid w:val="00B62979"/>
    <w:rsid w:val="00B667D7"/>
    <w:rsid w:val="00B70056"/>
    <w:rsid w:val="00B74D75"/>
    <w:rsid w:val="00B823A7"/>
    <w:rsid w:val="00B90FA5"/>
    <w:rsid w:val="00B919F1"/>
    <w:rsid w:val="00B94F2C"/>
    <w:rsid w:val="00BA2260"/>
    <w:rsid w:val="00BB468D"/>
    <w:rsid w:val="00BC0E8D"/>
    <w:rsid w:val="00BC4F18"/>
    <w:rsid w:val="00BE04FD"/>
    <w:rsid w:val="00BE6551"/>
    <w:rsid w:val="00BF093B"/>
    <w:rsid w:val="00C00B88"/>
    <w:rsid w:val="00C06B2A"/>
    <w:rsid w:val="00C17571"/>
    <w:rsid w:val="00C22B96"/>
    <w:rsid w:val="00C35E57"/>
    <w:rsid w:val="00C35E80"/>
    <w:rsid w:val="00C36D28"/>
    <w:rsid w:val="00C40AA2"/>
    <w:rsid w:val="00C4244F"/>
    <w:rsid w:val="00C458D3"/>
    <w:rsid w:val="00C632ED"/>
    <w:rsid w:val="00C63992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C5996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29D"/>
    <w:rsid w:val="00D03B57"/>
    <w:rsid w:val="00D0769A"/>
    <w:rsid w:val="00D15B4E"/>
    <w:rsid w:val="00D177E7"/>
    <w:rsid w:val="00D2079F"/>
    <w:rsid w:val="00D447EF"/>
    <w:rsid w:val="00D505E2"/>
    <w:rsid w:val="00D56E94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540"/>
    <w:rsid w:val="00DA587E"/>
    <w:rsid w:val="00DA60F4"/>
    <w:rsid w:val="00DA72D4"/>
    <w:rsid w:val="00DB0F8B"/>
    <w:rsid w:val="00DB3052"/>
    <w:rsid w:val="00DB61BE"/>
    <w:rsid w:val="00DC26AE"/>
    <w:rsid w:val="00DC2D17"/>
    <w:rsid w:val="00DE23BF"/>
    <w:rsid w:val="00DE394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2252C"/>
    <w:rsid w:val="00E270C0"/>
    <w:rsid w:val="00E36D82"/>
    <w:rsid w:val="00E460B9"/>
    <w:rsid w:val="00E51601"/>
    <w:rsid w:val="00E51965"/>
    <w:rsid w:val="00E638A0"/>
    <w:rsid w:val="00E67121"/>
    <w:rsid w:val="00E67C51"/>
    <w:rsid w:val="00E7198D"/>
    <w:rsid w:val="00E735AF"/>
    <w:rsid w:val="00E74CA6"/>
    <w:rsid w:val="00E75E3D"/>
    <w:rsid w:val="00E84491"/>
    <w:rsid w:val="00E9731C"/>
    <w:rsid w:val="00EA4E4C"/>
    <w:rsid w:val="00EB04B7"/>
    <w:rsid w:val="00EB7992"/>
    <w:rsid w:val="00EC0104"/>
    <w:rsid w:val="00EC0184"/>
    <w:rsid w:val="00EC2D7A"/>
    <w:rsid w:val="00EC5080"/>
    <w:rsid w:val="00EC633A"/>
    <w:rsid w:val="00ED1B9D"/>
    <w:rsid w:val="00EE056F"/>
    <w:rsid w:val="00EE56B2"/>
    <w:rsid w:val="00EF43F5"/>
    <w:rsid w:val="00EF5CE0"/>
    <w:rsid w:val="00EF6DB3"/>
    <w:rsid w:val="00EF74D7"/>
    <w:rsid w:val="00EF7BF1"/>
    <w:rsid w:val="00F0030C"/>
    <w:rsid w:val="00F017AF"/>
    <w:rsid w:val="00F021ED"/>
    <w:rsid w:val="00F041C4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D67"/>
    <w:rsid w:val="00F62F49"/>
    <w:rsid w:val="00F640BF"/>
    <w:rsid w:val="00F70754"/>
    <w:rsid w:val="00F77926"/>
    <w:rsid w:val="00F83A19"/>
    <w:rsid w:val="00F879A1"/>
    <w:rsid w:val="00F92FC4"/>
    <w:rsid w:val="00F9793C"/>
    <w:rsid w:val="00FA0C14"/>
    <w:rsid w:val="00FA137A"/>
    <w:rsid w:val="00FA310D"/>
    <w:rsid w:val="00FA5504"/>
    <w:rsid w:val="00FB4B02"/>
    <w:rsid w:val="00FC2831"/>
    <w:rsid w:val="00FC2D40"/>
    <w:rsid w:val="00FC3600"/>
    <w:rsid w:val="00FC4A9F"/>
    <w:rsid w:val="00FC565B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57D6B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  <w:pPrChange w:id="0" w:author="Dalton Solano dos Reis" w:date="2023-10-13T19:11:00Z">
        <w:pPr>
          <w:keepNext/>
          <w:keepLines/>
          <w:numPr>
            <w:numId w:val="1"/>
          </w:numPr>
          <w:tabs>
            <w:tab w:val="left" w:pos="284"/>
          </w:tabs>
          <w:spacing w:before="120" w:line="360" w:lineRule="auto"/>
          <w:ind w:left="284" w:hanging="284"/>
          <w:jc w:val="both"/>
          <w:outlineLvl w:val="0"/>
        </w:pPr>
      </w:pPrChange>
    </w:pPr>
    <w:rPr>
      <w:b/>
      <w:caps/>
      <w:sz w:val="20"/>
      <w:rPrChange w:id="0" w:author="Dalton Solano dos Reis" w:date="2023-10-13T19:11:00Z">
        <w:rPr>
          <w:b/>
          <w:caps/>
          <w:szCs w:val="24"/>
          <w:lang w:val="pt-BR" w:eastAsia="pt-BR" w:bidi="ar-SA"/>
        </w:rPr>
      </w:rPrChange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table" w:styleId="SimplesTabela2">
    <w:name w:val="Plain Table 2"/>
    <w:basedOn w:val="Tabelanormal"/>
    <w:uiPriority w:val="42"/>
    <w:rsid w:val="00B94F2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9E0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onsv.org.br/source/files/originals/Relatorio_ONSV_2022_25.7_internet-089959.pdf" TargetMode="External"/><Relationship Id="rId1" Type="http://schemas.openxmlformats.org/officeDocument/2006/relationships/hyperlink" Target="https://www.paho.org/pt/topicos/seguranca-no-transito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6</Pages>
  <Words>2409</Words>
  <Characters>13013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46</cp:revision>
  <cp:lastPrinted>2015-03-26T13:00:00Z</cp:lastPrinted>
  <dcterms:created xsi:type="dcterms:W3CDTF">2022-11-21T16:27:00Z</dcterms:created>
  <dcterms:modified xsi:type="dcterms:W3CDTF">2023-10-13T22:11:00Z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